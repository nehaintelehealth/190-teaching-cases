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line="240" w:lineRule="auto"/>
        <w:rPr/>
      </w:pPr>
      <w:bookmarkStart w:colFirst="0" w:colLast="0" w:name="_gjdgxs" w:id="0"/>
      <w:bookmarkEnd w:id="0"/>
      <w:r w:rsidDel="00000000" w:rsidR="00000000" w:rsidRPr="00000000">
        <w:rPr>
          <w:rtl w:val="0"/>
        </w:rPr>
        <w:t xml:space="preserve">Gastroenterology case studies</w:t>
      </w:r>
    </w:p>
    <w:p w:rsidR="00000000" w:rsidDel="00000000" w:rsidP="00000000" w:rsidRDefault="00000000" w:rsidRPr="00000000" w14:paraId="00000002">
      <w:pPr>
        <w:pStyle w:val="Heading2"/>
        <w:pageBreakBefore w:val="0"/>
        <w:rPr/>
      </w:pPr>
      <w:bookmarkStart w:colFirst="0" w:colLast="0" w:name="_30j0zll" w:id="1"/>
      <w:bookmarkEnd w:id="1"/>
      <w:r w:rsidDel="00000000" w:rsidR="00000000" w:rsidRPr="00000000">
        <w:rPr>
          <w:rtl w:val="0"/>
        </w:rPr>
        <w:t xml:space="preserve">GI1: Dyspepsia </w:t>
      </w:r>
    </w:p>
    <w:p w:rsidR="00000000" w:rsidDel="00000000" w:rsidP="00000000" w:rsidRDefault="00000000" w:rsidRPr="00000000" w14:paraId="00000003">
      <w:pPr>
        <w:pageBreakBefore w:val="0"/>
        <w:spacing w:line="240" w:lineRule="auto"/>
        <w:rPr>
          <w:b w:val="1"/>
          <w:bCs w:val="1"/>
        </w:rPr>
      </w:pPr>
      <w:r w:rsidDel="00000000" w:rsidR="00000000" w:rsidRPr="00000000">
        <w:rPr>
          <w:b w:val="1"/>
          <w:bCs w:val="1"/>
          <w:rtl w:val="0"/>
        </w:rPr>
        <w:t xml:space="preserve">Hx</w:t>
      </w:r>
    </w:p>
    <w:p w:rsidR="00000000" w:rsidDel="00000000" w:rsidP="00000000" w:rsidRDefault="00000000" w:rsidRPr="00000000" w14:paraId="00000004">
      <w:pPr>
        <w:pageBreakBefore w:val="0"/>
        <w:spacing w:line="240" w:lineRule="auto"/>
        <w:rPr>
          <w:b w:val="1"/>
          <w:bCs w:val="1"/>
          <w:u w:val="single"/>
        </w:rPr>
      </w:pPr>
      <w:r w:rsidDel="00000000" w:rsidR="00000000" w:rsidRPr="00000000">
        <w:rPr>
          <w:rtl w:val="0"/>
        </w:rPr>
        <w:t xml:space="preserve">A 49-year-old woman is referred for the evaluation of a 2-year history of </w:t>
      </w:r>
      <w:r w:rsidDel="00000000" w:rsidR="00000000" w:rsidRPr="00000000">
        <w:rPr>
          <w:highlight w:val="cyan"/>
          <w:rtl w:val="0"/>
        </w:rPr>
        <w:t xml:space="preserve">upper gastrointestinal discomfort</w:t>
      </w:r>
      <w:r w:rsidDel="00000000" w:rsidR="00000000" w:rsidRPr="00000000">
        <w:rPr>
          <w:rtl w:val="0"/>
        </w:rPr>
        <w:t xml:space="preserve">. She describes a daily, persistent ache or discomfort that waxes and wanes. She complains that eating tends to worsen her pain and that she feels very full, even after eating only a modest-sized meal. Her weight is unchanged, and her medical history is notable only for occasional migraine headaches. Her surgical history includes an </w:t>
      </w:r>
      <w:r w:rsidDel="00000000" w:rsidR="00000000" w:rsidRPr="00000000">
        <w:rPr>
          <w:highlight w:val="yellow"/>
          <w:rtl w:val="0"/>
        </w:rPr>
        <w:t xml:space="preserve">appendectomy (age 7) and wisdom teeth extraction (age 16).</w:t>
      </w:r>
      <w:r w:rsidDel="00000000" w:rsidR="00000000" w:rsidRPr="00000000">
        <w:rPr>
          <w:rtl w:val="0"/>
        </w:rPr>
        <w:t xml:space="preserve"> She does not use tobacco products and rarely drinks alcohol. Her family history is noncontributory. She is an appropriate, interactive woman (body mass index [BMI] is 23.4 kg/m) </w:t>
      </w:r>
      <w:r w:rsidDel="00000000" w:rsidR="00000000" w:rsidRPr="00000000">
        <w:rPr>
          <w:rtl w:val="0"/>
        </w:rPr>
      </w:r>
    </w:p>
    <w:p w:rsidR="00000000" w:rsidDel="00000000" w:rsidP="00000000" w:rsidRDefault="00000000" w:rsidRPr="00000000" w14:paraId="00000005">
      <w:pPr>
        <w:pageBreakBefore w:val="0"/>
        <w:spacing w:after="0" w:line="240" w:lineRule="auto"/>
        <w:rPr/>
      </w:pPr>
      <w:r w:rsidDel="00000000" w:rsidR="00000000" w:rsidRPr="00000000">
        <w:rPr>
          <w:b w:val="1"/>
          <w:bCs w:val="1"/>
          <w:rtl w:val="0"/>
        </w:rPr>
        <w:t xml:space="preserve">Physical examination</w:t>
      </w:r>
      <w:r w:rsidDel="00000000" w:rsidR="00000000" w:rsidRPr="00000000">
        <w:rPr>
          <w:rtl w:val="0"/>
        </w:rPr>
        <w:t xml:space="preserve"> is notable only for mild epigastric tenderness to palpation. There is no evidence of ascites, organomegaly, </w:t>
      </w:r>
      <w:r w:rsidDel="00000000" w:rsidR="00000000" w:rsidRPr="00000000">
        <w:rPr>
          <w:highlight w:val="yellow"/>
          <w:rtl w:val="0"/>
        </w:rPr>
        <w:t xml:space="preserve">a succussion splash</w:t>
      </w:r>
      <w:r w:rsidDel="00000000" w:rsidR="00000000" w:rsidRPr="00000000">
        <w:rPr>
          <w:rtl w:val="0"/>
        </w:rPr>
        <w:t xml:space="preserve">, abdominal mass, or bruit. An upper gastrointestinal (UGI) series (2 years ago), abdominal ultrasound and hepatobiliary iminodiacetic (HIDA) scan (18 months ago), upper endoscopy (12 months ago), and 4-h solid-phase gastric emptying scan (4 months ago) were normal. She is Helicobacter pylori-negative. Extensive laboratory tests (complete blood count [CBC], erythrocyte sedimentation rate [ESR], liver function tests [LFTs], lipase, and electrolytes) have all been normal on at least two occasions. The patient asks you what her diagnosis is and how her symptoms can be treated. </w:t>
      </w:r>
    </w:p>
    <w:p w:rsidR="00000000" w:rsidDel="00000000" w:rsidP="00000000" w:rsidRDefault="00000000" w:rsidRPr="00000000" w14:paraId="00000006">
      <w:pPr>
        <w:pageBreakBefore w:val="0"/>
        <w:spacing w:after="0" w:line="240" w:lineRule="auto"/>
        <w:rPr>
          <w:b w:val="1"/>
          <w:bCs w:val="1"/>
          <w:color w:val="0070c0"/>
          <w:u w:val="single"/>
        </w:rPr>
      </w:pPr>
      <w:r w:rsidDel="00000000" w:rsidR="00000000" w:rsidRPr="00000000">
        <w:rPr>
          <w:rtl w:val="0"/>
        </w:rPr>
      </w:r>
    </w:p>
    <w:p w:rsidR="00000000" w:rsidDel="00000000" w:rsidP="00000000" w:rsidRDefault="00000000" w:rsidRPr="00000000" w14:paraId="00000007">
      <w:pPr>
        <w:pageBreakBefore w:val="0"/>
        <w:rPr>
          <w:ins w:author="Neha" w:id="0" w:date="2018-10-21T13:13:00Z"/>
          <w:i w:val="1"/>
          <w:iCs w:val="1"/>
          <w:rPrChange w:author="Neha" w:id="2" w:date="2018-10-21T13:14:00Z">
            <w:rPr/>
          </w:rPrChange>
        </w:rPr>
      </w:pPr>
      <w:ins w:author="Neha" w:id="0" w:date="2018-10-21T13:13:00Z">
        <w:r w:rsidDel="00000000" w:rsidR="00000000" w:rsidRPr="00000000">
          <w:rPr>
            <w:i w:val="1"/>
            <w:iCs w:val="1"/>
            <w:rtl w:val="0"/>
            <w:rPrChange w:author="Neha" w:id="1" w:date="2018-10-21T13:14:00Z">
              <w:rPr/>
            </w:rPrChange>
          </w:rPr>
          <w:t xml:space="preserve">Citation: Triantafyllou K, Pimentel M, Study C, Rosania R, Giorgio F, Principi M, et al. Functional and Motility Disorders of the Gastrointestinal Tract [Internet]. Vol. 8, Current clinical pharmacology. 2015. 125-136 p.</w:t>
        </w:r>
        <w:r w:rsidDel="00000000" w:rsidR="00000000" w:rsidRPr="00000000">
          <w:rPr>
            <w:rtl w:val="0"/>
          </w:rPr>
        </w:r>
      </w:ins>
    </w:p>
    <w:p w:rsidR="00000000" w:rsidDel="00000000" w:rsidP="00000000" w:rsidRDefault="00000000" w:rsidRPr="00000000" w14:paraId="00000008">
      <w:pPr>
        <w:pStyle w:val="Heading2"/>
        <w:pageBreakBefore w:val="0"/>
        <w:rPr>
          <w:ins w:author="Neha" w:id="0" w:date="2018-10-21T13:13:00Z"/>
        </w:rPr>
      </w:pPr>
      <w:ins w:author="Neha" w:id="0" w:date="2018-10-21T13:13:00Z">
        <w:r w:rsidDel="00000000" w:rsidR="00000000" w:rsidRPr="00000000">
          <w:rPr>
            <w:rtl w:val="0"/>
          </w:rPr>
        </w:r>
      </w:ins>
    </w:p>
    <w:p w:rsidR="00000000" w:rsidDel="00000000" w:rsidP="00000000" w:rsidRDefault="00000000" w:rsidRPr="00000000" w14:paraId="00000009">
      <w:pPr>
        <w:pStyle w:val="Heading2"/>
        <w:pageBreakBefore w:val="0"/>
        <w:rPr>
          <w:ins w:author="Neha" w:id="0" w:date="2018-10-21T13:13:00Z"/>
        </w:rPr>
      </w:pPr>
      <w:ins w:author="Neha" w:id="0" w:date="2018-10-21T13:13:00Z">
        <w:r w:rsidDel="00000000" w:rsidR="00000000" w:rsidRPr="00000000">
          <w:rPr>
            <w:rtl w:val="0"/>
          </w:rPr>
        </w:r>
      </w:ins>
    </w:p>
    <w:p w:rsidR="00000000" w:rsidDel="00000000" w:rsidP="00000000" w:rsidRDefault="00000000" w:rsidRPr="00000000" w14:paraId="0000000A">
      <w:pPr>
        <w:pStyle w:val="Heading2"/>
        <w:pageBreakBefore w:val="0"/>
        <w:rPr>
          <w:ins w:author="Neha" w:id="0" w:date="2018-10-21T13:13:00Z"/>
        </w:rPr>
      </w:pPr>
      <w:ins w:author="Neha" w:id="0" w:date="2018-10-21T13:13:00Z">
        <w:r w:rsidDel="00000000" w:rsidR="00000000" w:rsidRPr="00000000">
          <w:rPr>
            <w:rtl w:val="0"/>
          </w:rPr>
        </w:r>
      </w:ins>
    </w:p>
    <w:p w:rsidR="00000000" w:rsidDel="00000000" w:rsidP="00000000" w:rsidRDefault="00000000" w:rsidRPr="00000000" w14:paraId="0000000B">
      <w:pPr>
        <w:pStyle w:val="Heading2"/>
        <w:pageBreakBefore w:val="0"/>
        <w:rPr>
          <w:ins w:author="Neha" w:id="0" w:date="2018-10-21T13:13:00Z"/>
        </w:rPr>
      </w:pPr>
      <w:ins w:author="Neha" w:id="0" w:date="2018-10-21T13:13:00Z">
        <w:r w:rsidDel="00000000" w:rsidR="00000000" w:rsidRPr="00000000">
          <w:rPr>
            <w:rtl w:val="0"/>
          </w:rPr>
        </w:r>
      </w:ins>
    </w:p>
    <w:p w:rsidR="00000000" w:rsidDel="00000000" w:rsidP="00000000" w:rsidRDefault="00000000" w:rsidRPr="00000000" w14:paraId="0000000C">
      <w:pPr>
        <w:pStyle w:val="Heading2"/>
        <w:pageBreakBefore w:val="0"/>
        <w:rPr>
          <w:ins w:author="Neha" w:id="0" w:date="2018-10-21T13:13:00Z"/>
        </w:rPr>
      </w:pPr>
      <w:ins w:author="Neha" w:id="0" w:date="2018-10-21T13:13:00Z">
        <w:r w:rsidDel="00000000" w:rsidR="00000000" w:rsidRPr="00000000">
          <w:rPr>
            <w:rtl w:val="0"/>
          </w:rPr>
        </w:r>
      </w:ins>
    </w:p>
    <w:p w:rsidR="00000000" w:rsidDel="00000000" w:rsidP="00000000" w:rsidRDefault="00000000" w:rsidRPr="00000000" w14:paraId="0000000D">
      <w:pPr>
        <w:pStyle w:val="Heading2"/>
        <w:pageBreakBefore w:val="0"/>
        <w:rPr>
          <w:ins w:author="Neha" w:id="0" w:date="2018-10-21T13:13:00Z"/>
        </w:rPr>
      </w:pPr>
      <w:ins w:author="Neha" w:id="0" w:date="2018-10-21T13:13:00Z">
        <w:r w:rsidDel="00000000" w:rsidR="00000000" w:rsidRPr="00000000">
          <w:rPr>
            <w:rtl w:val="0"/>
          </w:rPr>
        </w:r>
      </w:ins>
    </w:p>
    <w:p w:rsidR="00000000" w:rsidDel="00000000" w:rsidP="00000000" w:rsidRDefault="00000000" w:rsidRPr="00000000" w14:paraId="0000000E">
      <w:pPr>
        <w:pStyle w:val="Heading2"/>
        <w:pageBreakBefore w:val="0"/>
        <w:rPr>
          <w:ins w:author="Neha" w:id="0" w:date="2018-10-21T13:13:00Z"/>
        </w:rPr>
      </w:pPr>
      <w:ins w:author="Neha" w:id="0" w:date="2018-10-21T13:13:00Z">
        <w:r w:rsidDel="00000000" w:rsidR="00000000" w:rsidRPr="00000000">
          <w:rPr>
            <w:rtl w:val="0"/>
          </w:rPr>
        </w:r>
      </w:ins>
    </w:p>
    <w:p w:rsidR="00000000" w:rsidDel="00000000" w:rsidP="00000000" w:rsidRDefault="00000000" w:rsidRPr="00000000" w14:paraId="0000000F">
      <w:pPr>
        <w:pStyle w:val="Heading2"/>
        <w:pageBreakBefore w:val="0"/>
        <w:rPr>
          <w:ins w:author="Neha" w:id="0" w:date="2018-10-21T13:13:00Z"/>
        </w:rPr>
      </w:pPr>
      <w:ins w:author="Neha" w:id="0" w:date="2018-10-21T13:13:00Z">
        <w:r w:rsidDel="00000000" w:rsidR="00000000" w:rsidRPr="00000000">
          <w:rPr>
            <w:rtl w:val="0"/>
          </w:rPr>
        </w:r>
      </w:ins>
    </w:p>
    <w:p w:rsidR="00000000" w:rsidDel="00000000" w:rsidP="00000000" w:rsidRDefault="00000000" w:rsidRPr="00000000" w14:paraId="00000010">
      <w:pPr>
        <w:pStyle w:val="Heading2"/>
        <w:pageBreakBefore w:val="0"/>
        <w:rPr>
          <w:ins w:author="Neha" w:id="0" w:date="2018-10-21T13:13:00Z"/>
        </w:rPr>
      </w:pPr>
      <w:ins w:author="Neha" w:id="0" w:date="2018-10-21T13:13:00Z">
        <w:r w:rsidDel="00000000" w:rsidR="00000000" w:rsidRPr="00000000">
          <w:rPr>
            <w:rtl w:val="0"/>
          </w:rPr>
        </w:r>
      </w:ins>
    </w:p>
    <w:p w:rsidR="00000000" w:rsidDel="00000000" w:rsidP="00000000" w:rsidRDefault="00000000" w:rsidRPr="00000000" w14:paraId="00000011">
      <w:pPr>
        <w:pStyle w:val="Heading2"/>
        <w:pageBreakBefore w:val="0"/>
        <w:rPr>
          <w:ins w:author="Neha" w:id="0" w:date="2018-10-21T13:13:00Z"/>
        </w:rPr>
      </w:pPr>
      <w:ins w:author="Neha" w:id="0" w:date="2018-10-21T13:13:00Z">
        <w:r w:rsidDel="00000000" w:rsidR="00000000" w:rsidRPr="00000000">
          <w:rPr>
            <w:rtl w:val="0"/>
          </w:rPr>
        </w:r>
      </w:ins>
    </w:p>
    <w:p w:rsidR="00000000" w:rsidDel="00000000" w:rsidP="00000000" w:rsidRDefault="00000000" w:rsidRPr="00000000" w14:paraId="00000012">
      <w:pPr>
        <w:pStyle w:val="Heading2"/>
        <w:pageBreakBefore w:val="0"/>
        <w:rPr/>
      </w:pPr>
      <w:bookmarkStart w:colFirst="0" w:colLast="0" w:name="_1fob9te" w:id="2"/>
      <w:bookmarkEnd w:id="2"/>
      <w:r w:rsidDel="00000000" w:rsidR="00000000" w:rsidRPr="00000000">
        <w:rPr>
          <w:rtl w:val="0"/>
        </w:rPr>
        <w:t xml:space="preserve">GI2: Chronic Constipation</w:t>
      </w:r>
    </w:p>
    <w:p w:rsidR="00000000" w:rsidDel="00000000" w:rsidP="00000000" w:rsidRDefault="00000000" w:rsidRPr="00000000" w14:paraId="00000013">
      <w:pPr>
        <w:pageBreakBefore w:val="0"/>
        <w:spacing w:after="0" w:line="240" w:lineRule="auto"/>
        <w:rPr>
          <w:b w:val="1"/>
          <w:bCs w:val="1"/>
        </w:rPr>
      </w:pPr>
      <w:r w:rsidDel="00000000" w:rsidR="00000000" w:rsidRPr="00000000">
        <w:rPr>
          <w:b w:val="1"/>
          <w:bCs w:val="1"/>
          <w:rtl w:val="0"/>
        </w:rPr>
        <w:t xml:space="preserve">Hx</w:t>
      </w:r>
    </w:p>
    <w:p w:rsidR="00000000" w:rsidDel="00000000" w:rsidP="00000000" w:rsidRDefault="00000000" w:rsidRPr="00000000" w14:paraId="00000014">
      <w:pPr>
        <w:pageBreakBefore w:val="0"/>
        <w:spacing w:after="0" w:line="240" w:lineRule="auto"/>
        <w:rPr/>
      </w:pPr>
      <w:r w:rsidDel="00000000" w:rsidR="00000000" w:rsidRPr="00000000">
        <w:rPr>
          <w:rtl w:val="0"/>
        </w:rPr>
        <w:t xml:space="preserve">A 57-year-old woman with a 20-year history of constipation-predominant irritable bowel syndrome (IBS-C) presents with symptoms of </w:t>
      </w:r>
      <w:r w:rsidDel="00000000" w:rsidR="00000000" w:rsidRPr="00000000">
        <w:rPr>
          <w:rtl w:val="0"/>
        </w:rPr>
        <w:t xml:space="preserve">worsening </w:t>
      </w:r>
      <w:r w:rsidDel="00000000" w:rsidR="00000000" w:rsidRPr="00000000">
        <w:rPr>
          <w:highlight w:val="cyan"/>
          <w:rtl w:val="0"/>
        </w:rPr>
        <w:t xml:space="preserve">constipation</w:t>
      </w:r>
      <w:r w:rsidDel="00000000" w:rsidR="00000000" w:rsidRPr="00000000">
        <w:rPr>
          <w:rtl w:val="0"/>
        </w:rPr>
        <w:t xml:space="preserve">. IBS symptoms had previously been well controlled on 20 mg of Lexapro daily and occasional milk of magnesia. </w:t>
      </w:r>
      <w:r w:rsidDel="00000000" w:rsidR="00000000" w:rsidRPr="00000000">
        <w:rPr>
          <w:highlight w:val="yellow"/>
          <w:rtl w:val="0"/>
        </w:rPr>
        <w:t xml:space="preserve">Travel to Asia 9 months ago</w:t>
      </w:r>
      <w:r w:rsidDel="00000000" w:rsidR="00000000" w:rsidRPr="00000000">
        <w:rPr>
          <w:rtl w:val="0"/>
        </w:rPr>
        <w:t xml:space="preserve"> resulted of several days of no bowel movements, followed by hard, pebbly, and difficult to pass stools for several days. Bowel movements now occur 2–3 times a day, although she never feels completely empty.</w:t>
      </w:r>
    </w:p>
    <w:p w:rsidR="00000000" w:rsidDel="00000000" w:rsidP="00000000" w:rsidRDefault="00000000" w:rsidRPr="00000000" w14:paraId="00000015">
      <w:pPr>
        <w:pageBreakBefore w:val="0"/>
        <w:spacing w:after="0" w:line="240" w:lineRule="auto"/>
        <w:rPr/>
      </w:pPr>
      <w:r w:rsidDel="00000000" w:rsidR="00000000" w:rsidRPr="00000000">
        <w:rPr>
          <w:rtl w:val="0"/>
        </w:rPr>
      </w:r>
    </w:p>
    <w:p w:rsidR="00000000" w:rsidDel="00000000" w:rsidP="00000000" w:rsidRDefault="00000000" w:rsidRPr="00000000" w14:paraId="00000016">
      <w:pPr>
        <w:pageBreakBefore w:val="0"/>
        <w:spacing w:after="0" w:line="240" w:lineRule="auto"/>
        <w:rPr/>
      </w:pPr>
      <w:r w:rsidDel="00000000" w:rsidR="00000000" w:rsidRPr="00000000">
        <w:rPr>
          <w:rtl w:val="0"/>
        </w:rPr>
      </w:r>
    </w:p>
    <w:p w:rsidR="00000000" w:rsidDel="00000000" w:rsidP="00000000" w:rsidRDefault="00000000" w:rsidRPr="00000000" w14:paraId="00000017">
      <w:pPr>
        <w:pageBreakBefore w:val="0"/>
        <w:spacing w:after="0" w:line="240" w:lineRule="auto"/>
        <w:rPr/>
      </w:pPr>
      <w:r w:rsidDel="00000000" w:rsidR="00000000" w:rsidRPr="00000000">
        <w:rPr>
          <w:rtl w:val="0"/>
        </w:rPr>
        <w:t xml:space="preserve">There is no blood or pain with defecation. She feels that she has to strain excessively to evacuate the stool. The addition of supplemental fiber to her diet caused uncomfortable abdominal bloating. She is gravida 3, para 2; both were vaginal deliveries without complications. Her symptoms are very bothersome, causing her to miss 2–3 workdays a month and occasional social engagements. Her family history is unremarkable. Her only medications include </w:t>
      </w:r>
      <w:r w:rsidDel="00000000" w:rsidR="00000000" w:rsidRPr="00000000">
        <w:rPr>
          <w:highlight w:val="yellow"/>
          <w:rtl w:val="0"/>
        </w:rPr>
        <w:t xml:space="preserve">Lexapro and milk of magnesia as needed</w:t>
      </w:r>
      <w:r w:rsidDel="00000000" w:rsidR="00000000" w:rsidRPr="00000000">
        <w:rPr>
          <w:rtl w:val="0"/>
        </w:rPr>
        <w:t xml:space="preserve">; these have not changed over the past 9 months. </w:t>
      </w:r>
    </w:p>
    <w:p w:rsidR="00000000" w:rsidDel="00000000" w:rsidP="00000000" w:rsidRDefault="00000000" w:rsidRPr="00000000" w14:paraId="00000018">
      <w:pPr>
        <w:pageBreakBefore w:val="0"/>
        <w:spacing w:after="0" w:line="240" w:lineRule="auto"/>
        <w:rPr/>
      </w:pPr>
      <w:r w:rsidDel="00000000" w:rsidR="00000000" w:rsidRPr="00000000">
        <w:rPr>
          <w:rtl w:val="0"/>
        </w:rPr>
      </w:r>
    </w:p>
    <w:p w:rsidR="00000000" w:rsidDel="00000000" w:rsidP="00000000" w:rsidRDefault="00000000" w:rsidRPr="00000000" w14:paraId="00000019">
      <w:pPr>
        <w:pageBreakBefore w:val="0"/>
        <w:spacing w:after="0" w:line="240" w:lineRule="auto"/>
        <w:rPr/>
      </w:pPr>
      <w:r w:rsidDel="00000000" w:rsidR="00000000" w:rsidRPr="00000000">
        <w:rPr>
          <w:rtl w:val="0"/>
        </w:rPr>
      </w:r>
    </w:p>
    <w:p w:rsidR="00000000" w:rsidDel="00000000" w:rsidP="00000000" w:rsidRDefault="00000000" w:rsidRPr="00000000" w14:paraId="0000001A">
      <w:pPr>
        <w:pageBreakBefore w:val="0"/>
        <w:spacing w:after="0" w:line="240" w:lineRule="auto"/>
        <w:rPr/>
      </w:pPr>
      <w:r w:rsidDel="00000000" w:rsidR="00000000" w:rsidRPr="00000000">
        <w:rPr>
          <w:rtl w:val="0"/>
        </w:rPr>
      </w:r>
    </w:p>
    <w:p w:rsidR="00000000" w:rsidDel="00000000" w:rsidP="00000000" w:rsidRDefault="00000000" w:rsidRPr="00000000" w14:paraId="0000001B">
      <w:pPr>
        <w:pageBreakBefore w:val="0"/>
        <w:spacing w:after="0" w:line="240" w:lineRule="auto"/>
        <w:rPr/>
      </w:pPr>
      <w:r w:rsidDel="00000000" w:rsidR="00000000" w:rsidRPr="00000000">
        <w:rPr>
          <w:rtl w:val="0"/>
        </w:rPr>
      </w:r>
    </w:p>
    <w:p w:rsidR="00000000" w:rsidDel="00000000" w:rsidP="00000000" w:rsidRDefault="00000000" w:rsidRPr="00000000" w14:paraId="0000001C">
      <w:pPr>
        <w:pageBreakBefore w:val="0"/>
        <w:spacing w:after="0" w:line="240" w:lineRule="auto"/>
        <w:rPr/>
      </w:pPr>
      <w:r w:rsidDel="00000000" w:rsidR="00000000" w:rsidRPr="00000000">
        <w:rPr>
          <w:b w:val="1"/>
          <w:bCs w:val="1"/>
          <w:rtl w:val="0"/>
        </w:rPr>
        <w:t xml:space="preserve">Physical examination</w:t>
      </w:r>
      <w:r w:rsidDel="00000000" w:rsidR="00000000" w:rsidRPr="00000000">
        <w:rPr>
          <w:rtl w:val="0"/>
        </w:rPr>
        <w:t xml:space="preserve"> reveals a healthy appearing woman with a BMI of 20 kg/m 2 . Abdominal examination is normal. </w:t>
      </w:r>
      <w:r w:rsidDel="00000000" w:rsidR="00000000" w:rsidRPr="00000000">
        <w:rPr>
          <w:highlight w:val="yellow"/>
          <w:rtl w:val="0"/>
        </w:rPr>
        <w:t xml:space="preserve">Anal inspection identified small, non-thrombosed external hemorrhoids, minimal perineal descent, and noevidence of prolapse. Digital examination identified high anal sphincter tone with</w:t>
      </w:r>
      <w:r w:rsidDel="00000000" w:rsidR="00000000" w:rsidRPr="00000000">
        <w:rPr>
          <w:rtl w:val="0"/>
        </w:rPr>
        <w:t xml:space="preserve"> </w:t>
      </w:r>
      <w:r w:rsidDel="00000000" w:rsidR="00000000" w:rsidRPr="00000000">
        <w:rPr>
          <w:highlight w:val="yellow"/>
          <w:rtl w:val="0"/>
        </w:rPr>
        <w:t xml:space="preserve">hard, brown stool in the rectal vault.</w:t>
      </w:r>
      <w:r w:rsidDel="00000000" w:rsidR="00000000" w:rsidRPr="00000000">
        <w:rPr>
          <w:rtl w:val="0"/>
        </w:rPr>
        <w:t xml:space="preserve"> She feels consumed by her discomfort and hopes you can help her.</w:t>
      </w:r>
    </w:p>
    <w:p w:rsidR="00000000" w:rsidDel="00000000" w:rsidP="00000000" w:rsidRDefault="00000000" w:rsidRPr="00000000" w14:paraId="0000001D">
      <w:pPr>
        <w:pageBreakBefore w:val="0"/>
        <w:spacing w:after="0" w:line="240"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ns w:author="Neha" w:id="3" w:date="2018-10-21T10:13:00Z"/>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Triantafyllou K, Pimentel M, Study C, Rosania R, Giorgio F, Principi M, et al. Functional and Motility Disorders of the Gastrointestinal Tract [Internet]. Vol. 8, Current clinical pharmacology. 2015. 125-136 p.</w:t>
      </w:r>
      <w:ins w:author="Neha" w:id="3" w:date="2018-10-21T10:13:00Z">
        <w:r w:rsidDel="00000000" w:rsidR="00000000" w:rsidRPr="00000000">
          <w:rPr>
            <w:rtl w:val="0"/>
          </w:rPr>
        </w:r>
      </w:ins>
    </w:p>
    <w:p w:rsidR="00000000" w:rsidDel="00000000" w:rsidP="00000000" w:rsidRDefault="00000000" w:rsidRPr="00000000" w14:paraId="0000001F">
      <w:pPr>
        <w:pageBreakBefore w:val="0"/>
        <w:rPr>
          <w:ins w:author="Neha" w:id="3" w:date="2018-10-21T10:13:00Z"/>
        </w:rPr>
        <w:pPrChange w:author="Neha" w:id="0" w:date="2018-10-21T13:02:00Z">
          <w:pPr>
            <w:pageBreakBefore w:val="0"/>
            <w:widowControl w:val="0"/>
            <w:pBdr>
              <w:top w:color="000000" w:space="0" w:sz="0" w:val="none"/>
              <w:left w:color="000000" w:space="0" w:sz="0" w:val="none"/>
              <w:bottom w:color="000000" w:space="0" w:sz="0" w:val="none"/>
              <w:right w:color="000000" w:space="0" w:sz="0" w:val="none"/>
              <w:between w:color="000000" w:space="0" w:sz="0" w:val="none"/>
            </w:pBdr>
            <w:shd w:fill="000000" w:val="clear"/>
            <w:spacing w:after="0" w:lineRule="auto"/>
          </w:pPr>
        </w:pPrChange>
      </w:pPr>
      <w:ins w:author="Neha" w:id="3" w:date="2018-10-21T10:13:00Z">
        <w:r w:rsidDel="00000000" w:rsidR="00000000" w:rsidRPr="00000000">
          <w:rPr>
            <w:rtl w:val="0"/>
          </w:rPr>
        </w:r>
      </w:ins>
    </w:p>
    <w:p w:rsidR="00000000" w:rsidDel="00000000" w:rsidP="00000000" w:rsidRDefault="00000000" w:rsidRPr="00000000" w14:paraId="00000020">
      <w:pPr>
        <w:pStyle w:val="Heading2"/>
        <w:pageBreakBefore w:val="0"/>
        <w:rPr>
          <w:ins w:author="Neha" w:id="3" w:date="2018-10-21T10:13:00Z"/>
        </w:rPr>
      </w:pPr>
      <w:ins w:author="Neha" w:id="3" w:date="2018-10-21T10:13:00Z">
        <w:r w:rsidDel="00000000" w:rsidR="00000000" w:rsidRPr="00000000">
          <w:rPr>
            <w:rtl w:val="0"/>
          </w:rPr>
        </w:r>
      </w:ins>
    </w:p>
    <w:p w:rsidR="00000000" w:rsidDel="00000000" w:rsidP="00000000" w:rsidRDefault="00000000" w:rsidRPr="00000000" w14:paraId="00000021">
      <w:pPr>
        <w:pStyle w:val="Heading2"/>
        <w:pageBreakBefore w:val="0"/>
        <w:rPr>
          <w:ins w:author="Neha" w:id="3" w:date="2018-10-21T10:13:00Z"/>
        </w:rPr>
      </w:pPr>
      <w:ins w:author="Neha" w:id="3" w:date="2018-10-21T10:13:00Z">
        <w:r w:rsidDel="00000000" w:rsidR="00000000" w:rsidRPr="00000000">
          <w:rPr>
            <w:rtl w:val="0"/>
          </w:rPr>
        </w:r>
      </w:ins>
    </w:p>
    <w:p w:rsidR="00000000" w:rsidDel="00000000" w:rsidP="00000000" w:rsidRDefault="00000000" w:rsidRPr="00000000" w14:paraId="00000022">
      <w:pPr>
        <w:pStyle w:val="Heading2"/>
        <w:pageBreakBefore w:val="0"/>
        <w:rPr>
          <w:ins w:author="Neha" w:id="3" w:date="2018-10-21T10:13:00Z"/>
        </w:rPr>
      </w:pPr>
      <w:ins w:author="Neha" w:id="3" w:date="2018-10-21T10:13:00Z">
        <w:r w:rsidDel="00000000" w:rsidR="00000000" w:rsidRPr="00000000">
          <w:rPr>
            <w:rtl w:val="0"/>
          </w:rPr>
        </w:r>
      </w:ins>
    </w:p>
    <w:p w:rsidR="00000000" w:rsidDel="00000000" w:rsidP="00000000" w:rsidRDefault="00000000" w:rsidRPr="00000000" w14:paraId="00000023">
      <w:pPr>
        <w:pStyle w:val="Heading2"/>
        <w:pageBreakBefore w:val="0"/>
        <w:rPr>
          <w:ins w:author="Neha" w:id="3" w:date="2018-10-21T10:13:00Z"/>
        </w:rPr>
      </w:pPr>
      <w:ins w:author="Neha" w:id="3" w:date="2018-10-21T10:13:00Z">
        <w:r w:rsidDel="00000000" w:rsidR="00000000" w:rsidRPr="00000000">
          <w:rPr>
            <w:rtl w:val="0"/>
          </w:rPr>
        </w:r>
      </w:ins>
    </w:p>
    <w:p w:rsidR="00000000" w:rsidDel="00000000" w:rsidP="00000000" w:rsidRDefault="00000000" w:rsidRPr="00000000" w14:paraId="00000024">
      <w:pPr>
        <w:pStyle w:val="Heading2"/>
        <w:pageBreakBefore w:val="0"/>
        <w:rPr>
          <w:ins w:author="Neha" w:id="3" w:date="2018-10-21T10:13:00Z"/>
        </w:rPr>
      </w:pPr>
      <w:ins w:author="Neha" w:id="3" w:date="2018-10-21T10:13:00Z">
        <w:r w:rsidDel="00000000" w:rsidR="00000000" w:rsidRPr="00000000">
          <w:rPr>
            <w:rtl w:val="0"/>
          </w:rPr>
        </w:r>
      </w:ins>
    </w:p>
    <w:p w:rsidR="00000000" w:rsidDel="00000000" w:rsidP="00000000" w:rsidRDefault="00000000" w:rsidRPr="00000000" w14:paraId="00000025">
      <w:pPr>
        <w:pStyle w:val="Heading2"/>
        <w:pageBreakBefore w:val="0"/>
        <w:rPr>
          <w:ins w:author="Neha" w:id="3" w:date="2018-10-21T10:13:00Z"/>
        </w:rPr>
      </w:pPr>
      <w:ins w:author="Neha" w:id="3" w:date="2018-10-21T10:13:00Z">
        <w:r w:rsidDel="00000000" w:rsidR="00000000" w:rsidRPr="00000000">
          <w:rPr>
            <w:rtl w:val="0"/>
          </w:rPr>
        </w:r>
      </w:ins>
    </w:p>
    <w:p w:rsidR="00000000" w:rsidDel="00000000" w:rsidP="00000000" w:rsidRDefault="00000000" w:rsidRPr="00000000" w14:paraId="00000026">
      <w:pPr>
        <w:pStyle w:val="Heading2"/>
        <w:pageBreakBefore w:val="0"/>
        <w:rPr/>
      </w:pPr>
      <w:bookmarkStart w:colFirst="0" w:colLast="0" w:name="_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pageBreakBefore w:val="0"/>
        <w:rPr/>
      </w:pPr>
      <w:bookmarkStart w:colFirst="0" w:colLast="0" w:name="_5mznf6raek8n" w:id="4"/>
      <w:bookmarkEnd w:id="4"/>
      <w:r w:rsidDel="00000000" w:rsidR="00000000" w:rsidRPr="00000000">
        <w:rPr>
          <w:rtl w:val="0"/>
        </w:rPr>
        <w:t xml:space="preserve">GI3: Eosophageal Carcinoma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DYSPHAGIA OF RECENT ONSET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HISTORY DYSPHAGIA OF RECENT ONSET </w:t>
        <w:br w:type="textWrapp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HISTORY </w:t>
        <w:br w:type="textWrapping"/>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Difficulty swallowing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past 6 weeks was the presenting complaint of a recently evaluated 48-year—old male. The history is one of the sensation of food sticking at mid-chest level. Meat, bread, and apple skins were the culprits initially, but this has progressed to the present level of difficulty with nearly all soft and solid foods. The patient states that he feels the food stick in his midchest, experiences pain at that moment, and drinks large amounts of water to clear his gullet. </w:t>
        <w:br w:type="textWrapping"/>
        <w:t xml:space="preserve">The patient had enjoyed good health up until this time and had maintained the same weight over the past decade </w:t>
        <w:br w:type="textWrapping"/>
        <w:t xml:space="preserve">until the past month during which he lost 12 pounds. He was taking no medications except an occasional aspirin for headache. His social history revealed a smoking history and 25—year habit of drinking from one-half to a pint of alcohol each day. Review of systems was negative except as above. Physical exam showed a 145-pound male with normal vital signs and no abnormal physical findings. </w:t>
        <w:br w:type="textWrapping"/>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LABORATORY </w:t>
        <w:br w:type="textWrapping"/>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CBC </w:t>
        <w:br w:type="textWrapp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Hemoglobin 11 g/dl </w:t>
        <w:br w:type="textWrapping"/>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Hematocrit 35% </w:t>
        <w:br w:type="textWrapp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WBC 8000 </w:t>
        <w:br w:type="textWrapping"/>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 differential </w:t>
        <w:br w:type="textWrapp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Urinalysis normal </w:t>
        <w:br w:type="textWrapping"/>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SMAC normal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70c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70c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Sodeman, William A, and William P Boyd. Gastroenterology Case Studies. New Hyde Park, N.Y.: Medical Examination Pub. Co., 1985.</w:t>
      </w:r>
    </w:p>
    <w:p w:rsidR="00000000" w:rsidDel="00000000" w:rsidP="00000000" w:rsidRDefault="00000000" w:rsidRPr="00000000" w14:paraId="0000003A">
      <w:pPr>
        <w:pStyle w:val="Heading2"/>
        <w:pageBreakBefore w:val="0"/>
        <w:rPr/>
      </w:pPr>
      <w:bookmarkStart w:colFirst="0" w:colLast="0" w:name="_2et92p0" w:id="5"/>
      <w:bookmarkEnd w:id="5"/>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slt4xxs8mq4y" w:id="6"/>
      <w:bookmarkEnd w:id="6"/>
      <w:r w:rsidDel="00000000" w:rsidR="00000000" w:rsidRPr="00000000">
        <w:rPr>
          <w:rtl w:val="0"/>
        </w:rPr>
        <w:t xml:space="preserve">GI4: Cirrhosis</w:t>
      </w:r>
    </w:p>
    <w:p w:rsidR="00000000" w:rsidDel="00000000" w:rsidP="00000000" w:rsidRDefault="00000000" w:rsidRPr="00000000" w14:paraId="0000003C">
      <w:pPr>
        <w:pageBreakBefore w:val="0"/>
        <w:rPr/>
      </w:pPr>
      <w:r w:rsidDel="00000000" w:rsidR="00000000" w:rsidRPr="00000000">
        <w:rPr>
          <w:rtl w:val="0"/>
        </w:rPr>
        <w:br w:type="textWrapping"/>
      </w:r>
      <w:r w:rsidDel="00000000" w:rsidR="00000000" w:rsidRPr="00000000">
        <w:rPr>
          <w:b w:val="1"/>
          <w:bCs w:val="1"/>
          <w:rtl w:val="0"/>
        </w:rPr>
        <w:t xml:space="preserve">HISTORY:</w:t>
      </w:r>
      <w:r w:rsidDel="00000000" w:rsidR="00000000" w:rsidRPr="00000000">
        <w:rPr>
          <w:rtl w:val="0"/>
        </w:rPr>
        <w:t xml:space="preserve"> A 47-year-old man is admitted to the center with the history of having </w:t>
      </w:r>
      <w:r w:rsidDel="00000000" w:rsidR="00000000" w:rsidRPr="00000000">
        <w:rPr>
          <w:highlight w:val="cyan"/>
          <w:rtl w:val="0"/>
        </w:rPr>
        <w:t xml:space="preserve">vomited blood</w:t>
      </w:r>
      <w:r w:rsidDel="00000000" w:rsidR="00000000" w:rsidRPr="00000000">
        <w:rPr>
          <w:rtl w:val="0"/>
        </w:rPr>
        <w:t xml:space="preserve"> twice just prior to his arrival. The patient stated that he had had no past history of symptoms of abdominal pain or other intestinal difficulty. Shortly after arriving he felt nauseated and vomited approximately a quart of blood. He had another episode several hours later and then came to the hospital. He had experienced neither intestinal bleeding in the past, nor any intestinal symptoms. He denied any other prior illnesses and has been taking no medications. He had noticed an enlargement in the size of his abdomen over the past several weeks. His social history was positive for ingestion of approximately 1 pint of vodka a day and two packs of cigarettes a day. </w:t>
        <w:br w:type="textWrapp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EXAMINATION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Initially alert and oriented in the emergency department. Several hours later in the intensive care unit, noted to be lethargic and slightly confused. Vital signs: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 pressure 120/85 (lying) and 110/70 (sitting)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 99.20 F </w:t>
        <w:br w:type="textWrapping"/>
        <w:t xml:space="preserve">HEENT — conjunctival icterus, otherwise normal </w:t>
        <w:br w:type="textWrapping"/>
        <w:t xml:space="preserve">Skin — scattered spider angiomata;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bilateral palmar </w:t>
        <w:br w:type="textWrapping"/>
        <w:t xml:space="preserve">erythema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Chest — clear to percussion and auscultation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Heart — sinus tachycardia (100) With a regular rhythm and without murmur or gallop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Abdomen — protuberant with active bowel sounds; soft with positive fluid wave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Liver — ballotable and estimated to be 15 cm in height; spleen also palpable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Neurological — patient oriented to person but not to time or place; cranial nerves intact; asterixis present; no focal findings and no pathological reflexes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Rectal — no perianal disease; digital exam normal except for melenic stool in rectal vault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LABORATORY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CBC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Hemoglobin 11 g/dl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Hematocrit 33%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WBC 10,400 with 75 polys, 3 bands, and 22 lymphs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Platelet count 62,000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Prothrombin time — patient 13.5 seconds with a control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 10.5 seconds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Chemistries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SGOT 105 mtJ/rn1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SGPT 40 mU/rn1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Alkaline phosphatase 185 mU/ml (normal 115 mU/ml)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Bilirubin 4.1 mg/dl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Calcium 9 mg/dl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Creatinine 1.2 mg/dl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BUN 15 mg/dl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Uric acid 8 mg/dl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CPK 125 U/L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LDH 240 U/L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Albumin 2.8 g/dl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protein 6 g/dl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ageBreakBefore w:val="0"/>
        <w:spacing w:line="240" w:lineRule="auto"/>
        <w:rPr>
          <w:i w:val="1"/>
          <w:iCs w:val="1"/>
        </w:rPr>
      </w:pPr>
      <w:r w:rsidDel="00000000" w:rsidR="00000000" w:rsidRPr="00000000">
        <w:rPr>
          <w:i w:val="1"/>
          <w:iCs w:val="1"/>
          <w:rtl w:val="0"/>
        </w:rPr>
        <w:t xml:space="preserve">Citation: Sodeman, William A, and William P Boyd. Gastroenterology Case Studies. New Hyde Park, N.Y.: Medical Examination Pub. Co., 1985.</w:t>
      </w:r>
    </w:p>
    <w:p w:rsidR="00000000" w:rsidDel="00000000" w:rsidP="00000000" w:rsidRDefault="00000000" w:rsidRPr="00000000" w14:paraId="0000005E">
      <w:pPr>
        <w:pageBreakBefore w:val="0"/>
        <w:spacing w:line="240" w:lineRule="auto"/>
        <w:rPr>
          <w:i w:val="1"/>
          <w:iCs w:val="1"/>
        </w:rPr>
      </w:pPr>
      <w:r w:rsidDel="00000000" w:rsidR="00000000" w:rsidRPr="00000000">
        <w:rPr>
          <w:rtl w:val="0"/>
        </w:rPr>
      </w:r>
    </w:p>
    <w:p w:rsidR="00000000" w:rsidDel="00000000" w:rsidP="00000000" w:rsidRDefault="00000000" w:rsidRPr="00000000" w14:paraId="0000005F">
      <w:pPr>
        <w:pageBreakBefore w:val="0"/>
        <w:spacing w:line="240" w:lineRule="auto"/>
        <w:rPr>
          <w:i w:val="1"/>
          <w:i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70c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2">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3">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4">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5">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6">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7">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8">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9">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A">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B">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C">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D">
      <w:pPr>
        <w:pStyle w:val="Heading2"/>
        <w:pageBreakBefore w:val="0"/>
        <w:rPr>
          <w:ins w:author="Neha" w:id="5" w:date="2018-10-21T10:13:00Z"/>
        </w:rPr>
      </w:pPr>
      <w:ins w:author="Neha" w:id="5" w:date="2018-10-21T10:13:00Z">
        <w:r w:rsidDel="00000000" w:rsidR="00000000" w:rsidRPr="00000000">
          <w:rPr>
            <w:rtl w:val="0"/>
          </w:rPr>
        </w:r>
      </w:ins>
    </w:p>
    <w:p w:rsidR="00000000" w:rsidDel="00000000" w:rsidP="00000000" w:rsidRDefault="00000000" w:rsidRPr="00000000" w14:paraId="0000006E">
      <w:pPr>
        <w:pStyle w:val="Heading2"/>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pageBreakBefore w:val="0"/>
        <w:rPr/>
      </w:pPr>
      <w:r w:rsidDel="00000000" w:rsidR="00000000" w:rsidRPr="00000000">
        <w:rPr>
          <w:rtl w:val="0"/>
        </w:rPr>
        <w:t xml:space="preserve">GI 5: Peptic Ulcer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11: INDIGESTION IN A 40-YEAR-OLD EXECUTWE </w:t>
        <w:br w:type="textWrapping"/>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 W. Y. is a 40-year-old man who presents for his annual physical examination. He gives an interval history which includes mild but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worsening indigestion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has had slight weight loss which he attributes to </w:t>
      </w:r>
      <w:r w:rsidDel="00000000" w:rsidR="00000000" w:rsidRPr="00000000">
        <w:rPr>
          <w:rtl w:val="0"/>
        </w:rPr>
        <w:t xml:space="preserve">seasonal problems that made him work extra hours in the fields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has had some </w:t>
      </w:r>
      <w:r w:rsidDel="00000000" w:rsidR="00000000" w:rsidRPr="00000000">
        <w:rPr>
          <w:rtl w:val="0"/>
        </w:rPr>
        <w:t xml:space="preserve">fatigue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he attributes to the same causes. On review of systems there are no problems with regard to the head, ears, eyes, nose, or throat. He has continued to smoke 20 to 30 cigarettes daily.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has had no cardiovascular symptoms. There has been no cough in spite Of the smoking and he will admit to no sputum production. There has been no nausea or vomiting. He has had gradual onset of indigestion felt on an empty stomach as well as during the night.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indigestion has been relieved by roll antacids. A meal will help to relieve the discomfort; however, a heavy meal brings on a return of an epigastric ache. When asked to describe the pain the best that the patient could do was indigestion and only with leading questions were words like gnawing or burning used. There has been no right upper quadrant discomfort or fatty food intolerance. His bowel habits have not changed. There are no urinary tract complaints. </w:t>
        <w:br w:type="textWrapping"/>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EXAMINATION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Physical examination showed normal vital signs. The only physical findings were some tenderness on deep palpation above the umbilicus without rigidity or rebound . Rectal exam showed no abnormality but the stool on the glove was positive for occult blood.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LABORATORY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CBC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Hemoglobin 13 g/dl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Hematocrit 33%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Platelets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WBC 9000/cumm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Polys 69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Bands 4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Lymphs 22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Monos 3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Eos 1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Baso 1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 12 values were all within normal limits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Chest x-ray showed a calcified Gohn complex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EKG was normal</w:t>
      </w:r>
    </w:p>
    <w:p w:rsidR="00000000" w:rsidDel="00000000" w:rsidP="00000000" w:rsidRDefault="00000000" w:rsidRPr="00000000" w14:paraId="00000086">
      <w:pPr>
        <w:pageBreakBefore w:val="0"/>
        <w:spacing w:after="0" w:line="240" w:lineRule="auto"/>
        <w:rPr>
          <w:b w:val="1"/>
          <w:bCs w:val="1"/>
          <w:u w:val="singl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36"/>
          <w:szCs w:val="36"/>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Sodeman, William A, and William P Boyd. Gastroenterology Case Studies. New Hyde Park, N.Y.: Medical Examination Pub. Co., 1985.</w:t>
      </w: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pageBreakBefore w:val="0"/>
        <w:rPr/>
      </w:pPr>
      <w:r w:rsidDel="00000000" w:rsidR="00000000" w:rsidRPr="00000000">
        <w:rPr>
          <w:rtl w:val="0"/>
        </w:rPr>
        <w:t xml:space="preserve">GI7: Gall Bladder Stones</w:t>
      </w:r>
    </w:p>
    <w:p w:rsidR="00000000" w:rsidDel="00000000" w:rsidP="00000000" w:rsidRDefault="00000000" w:rsidRPr="00000000" w14:paraId="00000089">
      <w:pPr>
        <w:pageBreakBefore w:val="0"/>
        <w:spacing w:after="0" w:line="240" w:lineRule="auto"/>
        <w:rPr/>
      </w:pPr>
      <w:r w:rsidDel="00000000" w:rsidR="00000000" w:rsidRPr="00000000">
        <w:rPr>
          <w:b w:val="1"/>
          <w:bCs w:val="1"/>
          <w:rtl w:val="0"/>
        </w:rPr>
        <w:t xml:space="preserve">HISTORY:</w:t>
      </w:r>
      <w:r w:rsidDel="00000000" w:rsidR="00000000" w:rsidRPr="00000000">
        <w:rPr>
          <w:rtl w:val="0"/>
        </w:rPr>
        <w:t xml:space="preserve"> She is a 41-year-old female, mother of three, who has had the onset of attacks of </w:t>
      </w:r>
      <w:r w:rsidDel="00000000" w:rsidR="00000000" w:rsidRPr="00000000">
        <w:rPr>
          <w:highlight w:val="cyan"/>
          <w:rtl w:val="0"/>
        </w:rPr>
        <w:t xml:space="preserve">right upper quadrant pain</w:t>
      </w:r>
      <w:r w:rsidDel="00000000" w:rsidR="00000000" w:rsidRPr="00000000">
        <w:rPr>
          <w:rtl w:val="0"/>
        </w:rPr>
        <w:t xml:space="preserve"> occurring over the last 6 months. She has had three of what she describes as "attacks" in this time, the last 2 weeks ago. </w:t>
      </w:r>
    </w:p>
    <w:p w:rsidR="00000000" w:rsidDel="00000000" w:rsidP="00000000" w:rsidRDefault="00000000" w:rsidRPr="00000000" w14:paraId="0000008A">
      <w:pPr>
        <w:pageBreakBefore w:val="0"/>
        <w:spacing w:after="0" w:line="240" w:lineRule="auto"/>
        <w:rPr/>
      </w:pPr>
      <w:r w:rsidDel="00000000" w:rsidR="00000000" w:rsidRPr="00000000">
        <w:rPr>
          <w:rtl w:val="0"/>
        </w:rPr>
      </w:r>
    </w:p>
    <w:p w:rsidR="00000000" w:rsidDel="00000000" w:rsidP="00000000" w:rsidRDefault="00000000" w:rsidRPr="00000000" w14:paraId="0000008B">
      <w:pPr>
        <w:pageBreakBefore w:val="0"/>
        <w:spacing w:after="0" w:line="240" w:lineRule="auto"/>
        <w:rPr/>
      </w:pPr>
      <w:r w:rsidDel="00000000" w:rsidR="00000000" w:rsidRPr="00000000">
        <w:rPr>
          <w:rtl w:val="0"/>
        </w:rPr>
        <w:t xml:space="preserve">All three attacks have followed essentially the same pattern. The last began with the onset of a steady right upper quadrant discomfort. While it began mildly enough it quickly became a steady pain without any colicky or crampy component. This subsided gradually after about a 5-hour interval. The patient remembered some radiation of the pain both through to the back and into the chest. The patient thought that she may have had some fever, but there were no rigors</w:t>
      </w:r>
      <w:r w:rsidDel="00000000" w:rsidR="00000000" w:rsidRPr="00000000">
        <w:rPr>
          <w:rtl w:val="0"/>
        </w:rPr>
        <w:t xml:space="preserve">. There has been no recognition of jaundice and only a single episode of vomiting. The patient has noted no particular relationship to eating or any specific food to the development of this pain and it seems unaffected by position or activity.</w:t>
      </w:r>
    </w:p>
    <w:p w:rsidR="00000000" w:rsidDel="00000000" w:rsidP="00000000" w:rsidRDefault="00000000" w:rsidRPr="00000000" w14:paraId="0000008C">
      <w:pPr>
        <w:pageBreakBefore w:val="0"/>
        <w:spacing w:after="0" w:line="240" w:lineRule="auto"/>
        <w:rPr/>
      </w:pPr>
      <w:r w:rsidDel="00000000" w:rsidR="00000000" w:rsidRPr="00000000">
        <w:rPr>
          <w:rtl w:val="0"/>
        </w:rPr>
      </w:r>
    </w:p>
    <w:p w:rsidR="00000000" w:rsidDel="00000000" w:rsidP="00000000" w:rsidRDefault="00000000" w:rsidRPr="00000000" w14:paraId="0000008D">
      <w:pPr>
        <w:pageBreakBefore w:val="0"/>
        <w:spacing w:after="0" w:line="240" w:lineRule="auto"/>
        <w:rPr/>
      </w:pPr>
      <w:r w:rsidDel="00000000" w:rsidR="00000000" w:rsidRPr="00000000">
        <w:rPr>
          <w:rtl w:val="0"/>
        </w:rPr>
        <w:t xml:space="preserve"> She does have some past history of a nervous gut with upsets related to eating cabbage, okra, and beets, but always this has produced bloating and gas, never pain. She has not challenged herself with any of these foods recently. She has likewise always avoided fatty, fried, and spicy foods but not for any clearly explained reason. </w:t>
      </w:r>
    </w:p>
    <w:p w:rsidR="00000000" w:rsidDel="00000000" w:rsidP="00000000" w:rsidRDefault="00000000" w:rsidRPr="00000000" w14:paraId="0000008E">
      <w:pPr>
        <w:pageBreakBefore w:val="0"/>
        <w:spacing w:after="0" w:line="240" w:lineRule="auto"/>
        <w:rPr/>
      </w:pPr>
      <w:r w:rsidDel="00000000" w:rsidR="00000000" w:rsidRPr="00000000">
        <w:rPr>
          <w:rtl w:val="0"/>
        </w:rPr>
      </w:r>
    </w:p>
    <w:p w:rsidR="00000000" w:rsidDel="00000000" w:rsidP="00000000" w:rsidRDefault="00000000" w:rsidRPr="00000000" w14:paraId="0000008F">
      <w:pPr>
        <w:pageBreakBefore w:val="0"/>
        <w:spacing w:after="0" w:line="240" w:lineRule="auto"/>
        <w:rPr/>
      </w:pPr>
      <w:r w:rsidDel="00000000" w:rsidR="00000000" w:rsidRPr="00000000">
        <w:rPr>
          <w:rtl w:val="0"/>
        </w:rPr>
      </w:r>
    </w:p>
    <w:p w:rsidR="00000000" w:rsidDel="00000000" w:rsidP="00000000" w:rsidRDefault="00000000" w:rsidRPr="00000000" w14:paraId="00000090">
      <w:pPr>
        <w:pageBreakBefore w:val="0"/>
        <w:spacing w:after="0" w:line="240" w:lineRule="auto"/>
        <w:rPr/>
      </w:pPr>
      <w:r w:rsidDel="00000000" w:rsidR="00000000" w:rsidRPr="00000000">
        <w:rPr>
          <w:rtl w:val="0"/>
        </w:rPr>
        <w:t xml:space="preserve">She has never described heartburn, regurgitation, or epigastric burning. There has been no weight loss, change in bowel habits, or melena.</w:t>
      </w:r>
    </w:p>
    <w:p w:rsidR="00000000" w:rsidDel="00000000" w:rsidP="00000000" w:rsidRDefault="00000000" w:rsidRPr="00000000" w14:paraId="00000091">
      <w:pPr>
        <w:pageBreakBefore w:val="0"/>
        <w:spacing w:after="0" w:line="240" w:lineRule="auto"/>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Sodeman, William A, and William P Boyd. Gastroenterology Case Studies. New Hyde Park, N.Y.: Medical Examination Pub. Co., 1985.</w:t>
      </w:r>
    </w:p>
    <w:p w:rsidR="00000000" w:rsidDel="00000000" w:rsidP="00000000" w:rsidRDefault="00000000" w:rsidRPr="00000000" w14:paraId="00000093">
      <w:pPr>
        <w:pStyle w:val="Heading2"/>
        <w:pageBreakBefore w:val="0"/>
        <w:rPr>
          <w:ins w:author="Neha" w:id="6" w:date="2018-10-21T10:13:00Z"/>
        </w:rPr>
      </w:pPr>
      <w:ins w:author="Neha" w:id="6" w:date="2018-10-21T10:13:00Z">
        <w:r w:rsidDel="00000000" w:rsidR="00000000" w:rsidRPr="00000000">
          <w:rPr>
            <w:rtl w:val="0"/>
          </w:rPr>
        </w:r>
      </w:ins>
    </w:p>
    <w:p w:rsidR="00000000" w:rsidDel="00000000" w:rsidP="00000000" w:rsidRDefault="00000000" w:rsidRPr="00000000" w14:paraId="00000094">
      <w:pPr>
        <w:pStyle w:val="Heading2"/>
        <w:pageBreakBefore w:val="0"/>
        <w:rPr>
          <w:ins w:author="Neha" w:id="6" w:date="2018-10-21T10:13:00Z"/>
        </w:rPr>
      </w:pPr>
      <w:ins w:author="Neha" w:id="6" w:date="2018-10-21T10:13:00Z">
        <w:r w:rsidDel="00000000" w:rsidR="00000000" w:rsidRPr="00000000">
          <w:rPr>
            <w:rtl w:val="0"/>
          </w:rPr>
        </w:r>
      </w:ins>
    </w:p>
    <w:p w:rsidR="00000000" w:rsidDel="00000000" w:rsidP="00000000" w:rsidRDefault="00000000" w:rsidRPr="00000000" w14:paraId="00000095">
      <w:pPr>
        <w:pStyle w:val="Heading2"/>
        <w:pageBreakBefore w:val="0"/>
        <w:rPr>
          <w:ins w:author="Neha" w:id="6" w:date="2018-10-21T10:13:00Z"/>
        </w:rPr>
      </w:pPr>
      <w:ins w:author="Neha" w:id="6" w:date="2018-10-21T10:13:00Z">
        <w:r w:rsidDel="00000000" w:rsidR="00000000" w:rsidRPr="00000000">
          <w:rPr>
            <w:rtl w:val="0"/>
          </w:rPr>
        </w:r>
      </w:ins>
    </w:p>
    <w:p w:rsidR="00000000" w:rsidDel="00000000" w:rsidP="00000000" w:rsidRDefault="00000000" w:rsidRPr="00000000" w14:paraId="00000096">
      <w:pPr>
        <w:pStyle w:val="Heading2"/>
        <w:pageBreakBefore w:val="0"/>
        <w:rPr>
          <w:ins w:author="Neha" w:id="6" w:date="2018-10-21T10:13:00Z"/>
        </w:rPr>
      </w:pPr>
      <w:ins w:author="Neha" w:id="6" w:date="2018-10-21T10:13:00Z">
        <w:r w:rsidDel="00000000" w:rsidR="00000000" w:rsidRPr="00000000">
          <w:rPr>
            <w:rtl w:val="0"/>
          </w:rPr>
        </w:r>
      </w:ins>
    </w:p>
    <w:p w:rsidR="00000000" w:rsidDel="00000000" w:rsidP="00000000" w:rsidRDefault="00000000" w:rsidRPr="00000000" w14:paraId="00000097">
      <w:pPr>
        <w:pStyle w:val="Heading2"/>
        <w:pageBreakBefore w:val="0"/>
        <w:rPr>
          <w:ins w:author="Neha" w:id="6" w:date="2018-10-21T10:13:00Z"/>
        </w:rPr>
      </w:pPr>
      <w:ins w:author="Neha" w:id="6" w:date="2018-10-21T10:13:00Z">
        <w:r w:rsidDel="00000000" w:rsidR="00000000" w:rsidRPr="00000000">
          <w:rPr>
            <w:rtl w:val="0"/>
          </w:rPr>
        </w:r>
      </w:ins>
    </w:p>
    <w:p w:rsidR="00000000" w:rsidDel="00000000" w:rsidP="00000000" w:rsidRDefault="00000000" w:rsidRPr="00000000" w14:paraId="00000098">
      <w:pPr>
        <w:pStyle w:val="Heading2"/>
        <w:pageBreakBefore w:val="0"/>
        <w:rPr>
          <w:ins w:author="Neha" w:id="6" w:date="2018-10-21T10:13:00Z"/>
        </w:rPr>
      </w:pPr>
      <w:ins w:author="Neha" w:id="6" w:date="2018-10-21T10:13:00Z">
        <w:r w:rsidDel="00000000" w:rsidR="00000000" w:rsidRPr="00000000">
          <w:rPr>
            <w:rtl w:val="0"/>
          </w:rPr>
        </w:r>
      </w:ins>
    </w:p>
    <w:p w:rsidR="00000000" w:rsidDel="00000000" w:rsidP="00000000" w:rsidRDefault="00000000" w:rsidRPr="00000000" w14:paraId="00000099">
      <w:pPr>
        <w:pStyle w:val="Heading2"/>
        <w:pageBreakBefore w:val="0"/>
        <w:rPr>
          <w:ins w:author="Neha" w:id="6" w:date="2018-10-21T10:13:00Z"/>
        </w:rPr>
      </w:pPr>
      <w:ins w:author="Neha" w:id="6" w:date="2018-10-21T10:13:00Z">
        <w:r w:rsidDel="00000000" w:rsidR="00000000" w:rsidRPr="00000000">
          <w:rPr>
            <w:rtl w:val="0"/>
          </w:rPr>
        </w:r>
      </w:ins>
    </w:p>
    <w:p w:rsidR="00000000" w:rsidDel="00000000" w:rsidP="00000000" w:rsidRDefault="00000000" w:rsidRPr="00000000" w14:paraId="0000009A">
      <w:pPr>
        <w:pStyle w:val="Heading2"/>
        <w:pageBreakBefore w:val="0"/>
        <w:rPr/>
      </w:pPr>
      <w:bookmarkStart w:colFirst="0" w:colLast="0" w:name="_1t3h5sf" w:id="7"/>
      <w:bookmarkEnd w:id="7"/>
      <w:r w:rsidDel="00000000" w:rsidR="00000000" w:rsidRPr="00000000">
        <w:rPr>
          <w:rtl w:val="0"/>
        </w:rPr>
      </w:r>
    </w:p>
    <w:p w:rsidR="00000000" w:rsidDel="00000000" w:rsidP="00000000" w:rsidRDefault="00000000" w:rsidRPr="00000000" w14:paraId="0000009B">
      <w:pPr>
        <w:pStyle w:val="Heading2"/>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pageBreakBefore w:val="0"/>
        <w:rPr/>
      </w:pPr>
      <w:r w:rsidDel="00000000" w:rsidR="00000000" w:rsidRPr="00000000">
        <w:rPr>
          <w:rtl w:val="0"/>
        </w:rPr>
        <w:t xml:space="preserve">GI8: Liver Cancer</w:t>
      </w:r>
    </w:p>
    <w:p w:rsidR="00000000" w:rsidDel="00000000" w:rsidP="00000000" w:rsidRDefault="00000000" w:rsidRPr="00000000" w14:paraId="0000009D">
      <w:pPr>
        <w:pageBreakBefore w:val="0"/>
        <w:spacing w:after="0" w:line="240" w:lineRule="auto"/>
        <w:rPr/>
      </w:pPr>
      <w:r w:rsidDel="00000000" w:rsidR="00000000" w:rsidRPr="00000000">
        <w:rPr>
          <w:b w:val="1"/>
          <w:bCs w:val="1"/>
          <w:rtl w:val="0"/>
        </w:rPr>
        <w:t xml:space="preserve">HISTORY</w:t>
      </w:r>
      <w:r w:rsidDel="00000000" w:rsidR="00000000" w:rsidRPr="00000000">
        <w:rPr>
          <w:rtl w:val="0"/>
        </w:rPr>
        <w:t xml:space="preserve">: </w:t>
      </w:r>
      <w:r w:rsidDel="00000000" w:rsidR="00000000" w:rsidRPr="00000000">
        <w:rPr>
          <w:highlight w:val="cyan"/>
          <w:rtl w:val="0"/>
        </w:rPr>
        <w:t xml:space="preserve">Upper abdominal pain</w:t>
      </w:r>
      <w:r w:rsidDel="00000000" w:rsidR="00000000" w:rsidRPr="00000000">
        <w:rPr>
          <w:rtl w:val="0"/>
        </w:rPr>
        <w:t xml:space="preserve"> was the presenting complaint of a 41-year-old man. He stated that over the previous month he had noticed a dull ache in his right side. The pain was perhaps a little worse after a heavy meal but otherwise had no relationship with food or bowel habits. </w:t>
      </w:r>
    </w:p>
    <w:p w:rsidR="00000000" w:rsidDel="00000000" w:rsidP="00000000" w:rsidRDefault="00000000" w:rsidRPr="00000000" w14:paraId="0000009E">
      <w:pPr>
        <w:pageBreakBefore w:val="0"/>
        <w:spacing w:after="0" w:line="240" w:lineRule="auto"/>
        <w:rPr/>
      </w:pPr>
      <w:r w:rsidDel="00000000" w:rsidR="00000000" w:rsidRPr="00000000">
        <w:rPr>
          <w:rtl w:val="0"/>
        </w:rPr>
      </w:r>
    </w:p>
    <w:p w:rsidR="00000000" w:rsidDel="00000000" w:rsidP="00000000" w:rsidRDefault="00000000" w:rsidRPr="00000000" w14:paraId="0000009F">
      <w:pPr>
        <w:pageBreakBefore w:val="0"/>
        <w:spacing w:after="0" w:line="240" w:lineRule="auto"/>
        <w:rPr/>
      </w:pPr>
      <w:r w:rsidDel="00000000" w:rsidR="00000000" w:rsidRPr="00000000">
        <w:rPr>
          <w:rtl w:val="0"/>
        </w:rPr>
        <w:t xml:space="preserve">The pain was persistent, virtually steady throughout the day but did not generally, awaken him at night.</w:t>
      </w:r>
    </w:p>
    <w:p w:rsidR="00000000" w:rsidDel="00000000" w:rsidP="00000000" w:rsidRDefault="00000000" w:rsidRPr="00000000" w14:paraId="000000A0">
      <w:pPr>
        <w:pageBreakBefore w:val="0"/>
        <w:spacing w:after="0" w:line="240" w:lineRule="auto"/>
        <w:rPr/>
      </w:pPr>
      <w:r w:rsidDel="00000000" w:rsidR="00000000" w:rsidRPr="00000000">
        <w:rPr>
          <w:rtl w:val="0"/>
        </w:rPr>
      </w:r>
    </w:p>
    <w:p w:rsidR="00000000" w:rsidDel="00000000" w:rsidP="00000000" w:rsidRDefault="00000000" w:rsidRPr="00000000" w14:paraId="000000A1">
      <w:pPr>
        <w:pageBreakBefore w:val="0"/>
        <w:spacing w:after="0" w:line="240" w:lineRule="auto"/>
        <w:rPr/>
      </w:pPr>
      <w:r w:rsidDel="00000000" w:rsidR="00000000" w:rsidRPr="00000000">
        <w:rPr>
          <w:rtl w:val="0"/>
        </w:rPr>
        <w:t xml:space="preserve"> He had noticed that he was no longer able to sleep comfortably on his stomach. There was no associated nausea or change in his bowel habits. </w:t>
      </w:r>
    </w:p>
    <w:p w:rsidR="00000000" w:rsidDel="00000000" w:rsidP="00000000" w:rsidRDefault="00000000" w:rsidRPr="00000000" w14:paraId="000000A2">
      <w:pPr>
        <w:pageBreakBefore w:val="0"/>
        <w:spacing w:after="0" w:line="240" w:lineRule="auto"/>
        <w:rPr/>
      </w:pPr>
      <w:r w:rsidDel="00000000" w:rsidR="00000000" w:rsidRPr="00000000">
        <w:rPr>
          <w:rtl w:val="0"/>
        </w:rPr>
      </w:r>
    </w:p>
    <w:p w:rsidR="00000000" w:rsidDel="00000000" w:rsidP="00000000" w:rsidRDefault="00000000" w:rsidRPr="00000000" w14:paraId="000000A3">
      <w:pPr>
        <w:pageBreakBefore w:val="0"/>
        <w:spacing w:after="0" w:line="240" w:lineRule="auto"/>
        <w:rPr/>
      </w:pPr>
      <w:r w:rsidDel="00000000" w:rsidR="00000000" w:rsidRPr="00000000">
        <w:rPr>
          <w:rtl w:val="0"/>
        </w:rPr>
        <w:t xml:space="preserve">He had had no fever or systemic symptoms other than some loss of energy. </w:t>
      </w:r>
    </w:p>
    <w:p w:rsidR="00000000" w:rsidDel="00000000" w:rsidP="00000000" w:rsidRDefault="00000000" w:rsidRPr="00000000" w14:paraId="000000A4">
      <w:pPr>
        <w:pageBreakBefore w:val="0"/>
        <w:spacing w:after="0" w:line="240" w:lineRule="auto"/>
        <w:rPr/>
      </w:pPr>
      <w:r w:rsidDel="00000000" w:rsidR="00000000" w:rsidRPr="00000000">
        <w:rPr>
          <w:rtl w:val="0"/>
        </w:rPr>
      </w:r>
    </w:p>
    <w:p w:rsidR="00000000" w:rsidDel="00000000" w:rsidP="00000000" w:rsidRDefault="00000000" w:rsidRPr="00000000" w14:paraId="000000A5">
      <w:pPr>
        <w:pageBreakBefore w:val="0"/>
        <w:spacing w:after="0" w:line="240" w:lineRule="auto"/>
        <w:rPr/>
      </w:pPr>
      <w:r w:rsidDel="00000000" w:rsidR="00000000" w:rsidRPr="00000000">
        <w:rPr>
          <w:rtl w:val="0"/>
        </w:rPr>
        <w:t xml:space="preserve">The patient's past medical history is rather unremarkable excepting an ill-defined liver problem. </w:t>
      </w:r>
    </w:p>
    <w:p w:rsidR="00000000" w:rsidDel="00000000" w:rsidP="00000000" w:rsidRDefault="00000000" w:rsidRPr="00000000" w14:paraId="000000A6">
      <w:pPr>
        <w:pageBreakBefore w:val="0"/>
        <w:spacing w:after="0" w:line="240" w:lineRule="auto"/>
        <w:rPr/>
      </w:pPr>
      <w:r w:rsidDel="00000000" w:rsidR="00000000" w:rsidRPr="00000000">
        <w:rPr>
          <w:rtl w:val="0"/>
        </w:rPr>
        <w:t xml:space="preserve">One year ago the patient saw his doctor for a routine physical and was told he has some abnormal liver tests and he should abstain from alcohol. Prior to that is had been the patient's habit to drink three to four alcoholic drinks each evening. For the past year he has limited himself to two alcoholic drinks once or twice weekly. He has not had repeat testing. </w:t>
      </w:r>
    </w:p>
    <w:p w:rsidR="00000000" w:rsidDel="00000000" w:rsidP="00000000" w:rsidRDefault="00000000" w:rsidRPr="00000000" w14:paraId="000000A7">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Vital signs — normal </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HEENT — normal </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 clear,a few spider angiomata, otherwise normal </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Chest, Heart— regular rate and rhythm without murmur or </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Abdomen— soft with normal bowel sounds and without gallop bruits; </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liver was palpable 4 fingerbreadths below the right costal margin at the midclavicular line and 2 fingerbreadths below the xyphoid process; the span of the liver was estimated to be 14 cm in the midclavicular line </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Rectal — no perianal disease; normal digital exam </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Extremities — no edema or other abnormality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1">
      <w:pPr>
        <w:pageBreakBefore w:val="0"/>
        <w:spacing w:after="0" w:line="240" w:lineRule="auto"/>
        <w:rPr>
          <w:b w:val="1"/>
          <w:bCs w:val="1"/>
        </w:rPr>
      </w:pPr>
      <w:r w:rsidDel="00000000" w:rsidR="00000000" w:rsidRPr="00000000">
        <w:rPr>
          <w:b w:val="1"/>
          <w:bCs w:val="1"/>
          <w:rtl w:val="0"/>
        </w:rPr>
        <w:t xml:space="preserve">LABORATORY </w:t>
      </w:r>
    </w:p>
    <w:p w:rsidR="00000000" w:rsidDel="00000000" w:rsidP="00000000" w:rsidRDefault="00000000" w:rsidRPr="00000000" w14:paraId="000000B2">
      <w:pPr>
        <w:pageBreakBefore w:val="0"/>
        <w:spacing w:after="0" w:line="240" w:lineRule="auto"/>
        <w:rPr>
          <w:sz w:val="22"/>
          <w:szCs w:val="22"/>
        </w:rPr>
      </w:pPr>
      <w:r w:rsidDel="00000000" w:rsidR="00000000" w:rsidRPr="00000000">
        <w:rPr>
          <w:sz w:val="22"/>
          <w:szCs w:val="22"/>
          <w:rtl w:val="0"/>
        </w:rPr>
        <w:t xml:space="preserve">Hemoglobin 15 g/dl </w:t>
      </w:r>
    </w:p>
    <w:p w:rsidR="00000000" w:rsidDel="00000000" w:rsidP="00000000" w:rsidRDefault="00000000" w:rsidRPr="00000000" w14:paraId="000000B3">
      <w:pPr>
        <w:pageBreakBefore w:val="0"/>
        <w:spacing w:after="0" w:line="240" w:lineRule="auto"/>
        <w:rPr>
          <w:sz w:val="22"/>
          <w:szCs w:val="22"/>
        </w:rPr>
      </w:pPr>
      <w:r w:rsidDel="00000000" w:rsidR="00000000" w:rsidRPr="00000000">
        <w:rPr>
          <w:sz w:val="22"/>
          <w:szCs w:val="22"/>
          <w:rtl w:val="0"/>
        </w:rPr>
        <w:t xml:space="preserve">Hematocrit 45% </w:t>
      </w:r>
    </w:p>
    <w:p w:rsidR="00000000" w:rsidDel="00000000" w:rsidP="00000000" w:rsidRDefault="00000000" w:rsidRPr="00000000" w14:paraId="000000B4">
      <w:pPr>
        <w:pageBreakBefore w:val="0"/>
        <w:spacing w:after="0" w:line="240" w:lineRule="auto"/>
        <w:rPr>
          <w:sz w:val="22"/>
          <w:szCs w:val="22"/>
        </w:rPr>
      </w:pPr>
      <w:r w:rsidDel="00000000" w:rsidR="00000000" w:rsidRPr="00000000">
        <w:rPr>
          <w:sz w:val="22"/>
          <w:szCs w:val="22"/>
          <w:rtl w:val="0"/>
        </w:rPr>
        <w:t xml:space="preserve">WBC 8400 with normal differential </w:t>
      </w:r>
    </w:p>
    <w:p w:rsidR="00000000" w:rsidDel="00000000" w:rsidP="00000000" w:rsidRDefault="00000000" w:rsidRPr="00000000" w14:paraId="000000B5">
      <w:pPr>
        <w:pageBreakBefore w:val="0"/>
        <w:spacing w:after="0" w:line="240" w:lineRule="auto"/>
        <w:rPr>
          <w:sz w:val="22"/>
          <w:szCs w:val="22"/>
        </w:rPr>
      </w:pPr>
      <w:r w:rsidDel="00000000" w:rsidR="00000000" w:rsidRPr="00000000">
        <w:rPr>
          <w:sz w:val="22"/>
          <w:szCs w:val="22"/>
          <w:rtl w:val="0"/>
        </w:rPr>
        <w:t xml:space="preserve">Creatinine 1.1 mg/dl </w:t>
      </w:r>
    </w:p>
    <w:p w:rsidR="00000000" w:rsidDel="00000000" w:rsidP="00000000" w:rsidRDefault="00000000" w:rsidRPr="00000000" w14:paraId="000000B6">
      <w:pPr>
        <w:pageBreakBefore w:val="0"/>
        <w:spacing w:after="0" w:line="240" w:lineRule="auto"/>
        <w:rPr>
          <w:sz w:val="22"/>
          <w:szCs w:val="22"/>
        </w:rPr>
      </w:pPr>
      <w:r w:rsidDel="00000000" w:rsidR="00000000" w:rsidRPr="00000000">
        <w:rPr>
          <w:sz w:val="22"/>
          <w:szCs w:val="22"/>
          <w:rtl w:val="0"/>
        </w:rPr>
        <w:t xml:space="preserve">BUN 19 mg/dl </w:t>
      </w:r>
    </w:p>
    <w:p w:rsidR="00000000" w:rsidDel="00000000" w:rsidP="00000000" w:rsidRDefault="00000000" w:rsidRPr="00000000" w14:paraId="000000B7">
      <w:pPr>
        <w:pageBreakBefore w:val="0"/>
        <w:spacing w:after="0" w:line="240" w:lineRule="auto"/>
        <w:rPr>
          <w:sz w:val="22"/>
          <w:szCs w:val="22"/>
        </w:rPr>
      </w:pPr>
      <w:r w:rsidDel="00000000" w:rsidR="00000000" w:rsidRPr="00000000">
        <w:rPr>
          <w:sz w:val="22"/>
          <w:szCs w:val="22"/>
          <w:rtl w:val="0"/>
        </w:rPr>
        <w:t xml:space="preserve">SGOT 260 mU/m1 </w:t>
      </w:r>
    </w:p>
    <w:p w:rsidR="00000000" w:rsidDel="00000000" w:rsidP="00000000" w:rsidRDefault="00000000" w:rsidRPr="00000000" w14:paraId="000000B8">
      <w:pPr>
        <w:pageBreakBefore w:val="0"/>
        <w:spacing w:after="0" w:line="240" w:lineRule="auto"/>
        <w:rPr>
          <w:sz w:val="22"/>
          <w:szCs w:val="22"/>
        </w:rPr>
      </w:pPr>
      <w:r w:rsidDel="00000000" w:rsidR="00000000" w:rsidRPr="00000000">
        <w:rPr>
          <w:sz w:val="22"/>
          <w:szCs w:val="22"/>
          <w:rtl w:val="0"/>
        </w:rPr>
        <w:t xml:space="preserve">SGPT 240 mU/m1 </w:t>
      </w:r>
    </w:p>
    <w:p w:rsidR="00000000" w:rsidDel="00000000" w:rsidP="00000000" w:rsidRDefault="00000000" w:rsidRPr="00000000" w14:paraId="000000B9">
      <w:pPr>
        <w:pageBreakBefore w:val="0"/>
        <w:spacing w:after="0" w:line="240" w:lineRule="auto"/>
        <w:rPr>
          <w:sz w:val="22"/>
          <w:szCs w:val="22"/>
        </w:rPr>
      </w:pPr>
      <w:r w:rsidDel="00000000" w:rsidR="00000000" w:rsidRPr="00000000">
        <w:rPr>
          <w:sz w:val="22"/>
          <w:szCs w:val="22"/>
          <w:rtl w:val="0"/>
        </w:rPr>
        <w:t xml:space="preserve">Alkaline phosphatase 323 mU/ml </w:t>
      </w:r>
    </w:p>
    <w:p w:rsidR="00000000" w:rsidDel="00000000" w:rsidP="00000000" w:rsidRDefault="00000000" w:rsidRPr="00000000" w14:paraId="000000BA">
      <w:pPr>
        <w:pageBreakBefore w:val="0"/>
        <w:spacing w:after="0" w:line="240" w:lineRule="auto"/>
        <w:rPr>
          <w:sz w:val="22"/>
          <w:szCs w:val="22"/>
        </w:rPr>
      </w:pPr>
      <w:r w:rsidDel="00000000" w:rsidR="00000000" w:rsidRPr="00000000">
        <w:rPr>
          <w:sz w:val="22"/>
          <w:szCs w:val="22"/>
          <w:rtl w:val="0"/>
        </w:rPr>
        <w:t xml:space="preserve">Bilirubin 2.8 mg/dl </w:t>
      </w:r>
    </w:p>
    <w:p w:rsidR="00000000" w:rsidDel="00000000" w:rsidP="00000000" w:rsidRDefault="00000000" w:rsidRPr="00000000" w14:paraId="000000BB">
      <w:pPr>
        <w:pageBreakBefore w:val="0"/>
        <w:spacing w:after="0" w:line="240" w:lineRule="auto"/>
        <w:rPr>
          <w:sz w:val="22"/>
          <w:szCs w:val="22"/>
        </w:rPr>
      </w:pPr>
      <w:r w:rsidDel="00000000" w:rsidR="00000000" w:rsidRPr="00000000">
        <w:rPr>
          <w:sz w:val="22"/>
          <w:szCs w:val="22"/>
          <w:rtl w:val="0"/>
        </w:rPr>
        <w:t xml:space="preserve">Calcium 9.7 mg/dl </w:t>
      </w:r>
    </w:p>
    <w:p w:rsidR="00000000" w:rsidDel="00000000" w:rsidP="00000000" w:rsidRDefault="00000000" w:rsidRPr="00000000" w14:paraId="000000BC">
      <w:pPr>
        <w:pageBreakBefore w:val="0"/>
        <w:spacing w:after="0" w:line="240" w:lineRule="auto"/>
        <w:rPr>
          <w:sz w:val="22"/>
          <w:szCs w:val="22"/>
        </w:rPr>
      </w:pPr>
      <w:r w:rsidDel="00000000" w:rsidR="00000000" w:rsidRPr="00000000">
        <w:rPr>
          <w:sz w:val="22"/>
          <w:szCs w:val="22"/>
          <w:rtl w:val="0"/>
        </w:rPr>
        <w:t xml:space="preserve">Uric acid 5 mg/dl </w:t>
      </w:r>
    </w:p>
    <w:p w:rsidR="00000000" w:rsidDel="00000000" w:rsidP="00000000" w:rsidRDefault="00000000" w:rsidRPr="00000000" w14:paraId="000000BD">
      <w:pPr>
        <w:pageBreakBefore w:val="0"/>
        <w:spacing w:after="0" w:line="240" w:lineRule="auto"/>
        <w:rPr>
          <w:sz w:val="22"/>
          <w:szCs w:val="22"/>
        </w:rPr>
      </w:pPr>
      <w:r w:rsidDel="00000000" w:rsidR="00000000" w:rsidRPr="00000000">
        <w:rPr>
          <w:sz w:val="22"/>
          <w:szCs w:val="22"/>
          <w:rtl w:val="0"/>
        </w:rPr>
        <w:t xml:space="preserve">Albumin 3.0 g/dl </w:t>
      </w:r>
    </w:p>
    <w:p w:rsidR="00000000" w:rsidDel="00000000" w:rsidP="00000000" w:rsidRDefault="00000000" w:rsidRPr="00000000" w14:paraId="000000BE">
      <w:pPr>
        <w:pageBreakBefore w:val="0"/>
        <w:rPr/>
      </w:pPr>
      <w:bookmarkStart w:colFirst="0" w:colLast="0" w:name="_4d34og8" w:id="8"/>
      <w:bookmarkEnd w:id="8"/>
      <w:r w:rsidDel="00000000" w:rsidR="00000000" w:rsidRPr="00000000">
        <w:rPr>
          <w:sz w:val="22"/>
          <w:szCs w:val="22"/>
          <w:rtl w:val="0"/>
        </w:rPr>
        <w:t xml:space="preserve">Total protein 6.4 g/dl </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Sodeman, William A, and William P Boyd. Gastroenterology Case Studies. New Hyde Park, N.Y.: Medical Examination Pub. Co., 1985.</w:t>
      </w:r>
    </w:p>
    <w:p w:rsidR="00000000" w:rsidDel="00000000" w:rsidP="00000000" w:rsidRDefault="00000000" w:rsidRPr="00000000" w14:paraId="000000C0">
      <w:pPr>
        <w:pStyle w:val="Heading2"/>
        <w:pageBreakBefore w:val="0"/>
        <w:rPr/>
      </w:pPr>
      <w:r w:rsidDel="00000000" w:rsidR="00000000" w:rsidRPr="00000000">
        <w:rPr>
          <w:rtl w:val="0"/>
        </w:rPr>
        <w:br w:type="textWrapping"/>
        <w:t xml:space="preserve">GI9: Chronic Active Hepatitis</w:t>
      </w:r>
    </w:p>
    <w:p w:rsidR="00000000" w:rsidDel="00000000" w:rsidP="00000000" w:rsidRDefault="00000000" w:rsidRPr="00000000" w14:paraId="000000C1">
      <w:pPr>
        <w:pageBreakBefore w:val="0"/>
        <w:spacing w:after="0" w:line="240" w:lineRule="auto"/>
        <w:rPr/>
      </w:pPr>
      <w:r w:rsidDel="00000000" w:rsidR="00000000" w:rsidRPr="00000000">
        <w:rPr>
          <w:b w:val="1"/>
          <w:bCs w:val="1"/>
          <w:rtl w:val="0"/>
        </w:rPr>
        <w:t xml:space="preserve">HISTORY</w:t>
      </w:r>
      <w:r w:rsidDel="00000000" w:rsidR="00000000" w:rsidRPr="00000000">
        <w:rPr>
          <w:rtl w:val="0"/>
        </w:rPr>
        <w:t xml:space="preserve">: While working in the center, you are asked to see a 31-year old woman who has had </w:t>
      </w:r>
      <w:r w:rsidDel="00000000" w:rsidR="00000000" w:rsidRPr="00000000">
        <w:rPr>
          <w:highlight w:val="cyan"/>
          <w:rtl w:val="0"/>
        </w:rPr>
        <w:t xml:space="preserve">fever</w:t>
      </w:r>
      <w:r w:rsidDel="00000000" w:rsidR="00000000" w:rsidRPr="00000000">
        <w:rPr>
          <w:rtl w:val="0"/>
        </w:rPr>
        <w:t xml:space="preserve">, </w:t>
      </w:r>
      <w:r w:rsidDel="00000000" w:rsidR="00000000" w:rsidRPr="00000000">
        <w:rPr>
          <w:highlight w:val="cyan"/>
          <w:rtl w:val="0"/>
        </w:rPr>
        <w:t xml:space="preserve">nausea</w:t>
      </w:r>
      <w:r w:rsidDel="00000000" w:rsidR="00000000" w:rsidRPr="00000000">
        <w:rPr>
          <w:rtl w:val="0"/>
        </w:rPr>
        <w:t xml:space="preserve"> and </w:t>
      </w:r>
      <w:r w:rsidDel="00000000" w:rsidR="00000000" w:rsidRPr="00000000">
        <w:rPr>
          <w:highlight w:val="cyan"/>
          <w:rtl w:val="0"/>
        </w:rPr>
        <w:t xml:space="preserve">fatigue</w:t>
      </w:r>
      <w:r w:rsidDel="00000000" w:rsidR="00000000" w:rsidRPr="00000000">
        <w:rPr>
          <w:rtl w:val="0"/>
        </w:rPr>
        <w:t xml:space="preserve"> for the past 24 hours. She also reports dark urine and has had 3 light colored stools since yesterday. She has previously been healthy and has no previous history of jaundice.</w:t>
      </w:r>
    </w:p>
    <w:p w:rsidR="00000000" w:rsidDel="00000000" w:rsidP="00000000" w:rsidRDefault="00000000" w:rsidRPr="00000000" w14:paraId="000000C2">
      <w:pPr>
        <w:pageBreakBefore w:val="0"/>
        <w:spacing w:after="0" w:line="240" w:lineRule="auto"/>
        <w:rPr/>
      </w:pPr>
      <w:r w:rsidDel="00000000" w:rsidR="00000000" w:rsidRPr="00000000">
        <w:rPr>
          <w:b w:val="1"/>
          <w:bCs w:val="1"/>
          <w:rtl w:val="0"/>
        </w:rPr>
        <w:t xml:space="preserve">PE: </w:t>
      </w:r>
      <w:r w:rsidDel="00000000" w:rsidR="00000000" w:rsidRPr="00000000">
        <w:rPr>
          <w:rtl w:val="0"/>
        </w:rPr>
        <w:t xml:space="preserve">Her physical examination shows a low grade fever of 100.6°F/38.1°C, faint scleral icterus, and hepatomegaly. Her blood pressure and neurologic exam are normal and there is no rash.</w:t>
      </w:r>
    </w:p>
    <w:p w:rsidR="00000000" w:rsidDel="00000000" w:rsidP="00000000" w:rsidRDefault="00000000" w:rsidRPr="00000000" w14:paraId="000000C3">
      <w:pPr>
        <w:pageBreakBefore w:val="0"/>
        <w:spacing w:after="0" w:line="240" w:lineRule="auto"/>
        <w:rPr/>
      </w:pPr>
      <w:r w:rsidDel="00000000" w:rsidR="00000000" w:rsidRPr="00000000">
        <w:rPr>
          <w:rtl w:val="0"/>
        </w:rPr>
      </w:r>
    </w:p>
    <w:p w:rsidR="00000000" w:rsidDel="00000000" w:rsidP="00000000" w:rsidRDefault="00000000" w:rsidRPr="00000000" w14:paraId="000000C4">
      <w:pPr>
        <w:pageBreakBefore w:val="0"/>
        <w:spacing w:after="0" w:line="240" w:lineRule="auto"/>
        <w:rPr/>
      </w:pPr>
      <w:r w:rsidDel="00000000" w:rsidR="00000000" w:rsidRPr="00000000">
        <w:rPr>
          <w:rtl w:val="0"/>
        </w:rPr>
      </w:r>
    </w:p>
    <w:p w:rsidR="00000000" w:rsidDel="00000000" w:rsidP="00000000" w:rsidRDefault="00000000" w:rsidRPr="00000000" w14:paraId="000000C5">
      <w:pPr>
        <w:pageBreakBefore w:val="0"/>
        <w:spacing w:after="0" w:line="240" w:lineRule="auto"/>
        <w:rPr/>
      </w:pPr>
      <w:r w:rsidDel="00000000" w:rsidR="00000000" w:rsidRPr="00000000">
        <w:rPr>
          <w:b w:val="1"/>
          <w:bCs w:val="1"/>
          <w:rtl w:val="0"/>
        </w:rPr>
        <w:t xml:space="preserve">Lab: </w:t>
      </w:r>
      <w:r w:rsidDel="00000000" w:rsidR="00000000" w:rsidRPr="00000000">
        <w:rPr>
          <w:rtl w:val="0"/>
        </w:rPr>
        <w:t xml:space="preserve">Initial laboratory studies show an alanine aminotransferase (ALT) result of 877 IU/L, an aspartate aminotransferase (AST) level of 650 IU/L, an alkaline phosphatase level of 58 IU/L and a total bilirubin result of 3.4 mg/dL. White blood cell count is 4600 cells per microliter, with a normal differential; electrolytes are normal; the blood urea nitrogen level is 18 mg/dL; and serum creatinine level is 0.6 mg/dL. Pregnancy test is negative</w:t>
      </w:r>
    </w:p>
    <w:p w:rsidR="00000000" w:rsidDel="00000000" w:rsidP="00000000" w:rsidRDefault="00000000" w:rsidRPr="00000000" w14:paraId="000000C6">
      <w:pPr>
        <w:pageBreakBefore w:val="0"/>
        <w:spacing w:after="0" w:line="240" w:lineRule="auto"/>
        <w:rPr/>
      </w:pPr>
      <w:r w:rsidDel="00000000" w:rsidR="00000000" w:rsidRPr="00000000">
        <w:rPr>
          <w:rtl w:val="0"/>
        </w:rPr>
      </w:r>
    </w:p>
    <w:p w:rsidR="00000000" w:rsidDel="00000000" w:rsidP="00000000" w:rsidRDefault="00000000" w:rsidRPr="00000000" w14:paraId="000000C7">
      <w:pPr>
        <w:pageBreakBefore w:val="0"/>
        <w:spacing w:after="0" w:line="240" w:lineRule="auto"/>
        <w:rPr/>
      </w:pPr>
      <w:r w:rsidDel="00000000" w:rsidR="00000000" w:rsidRPr="00000000">
        <w:rPr>
          <w:rtl w:val="0"/>
        </w:rPr>
      </w:r>
    </w:p>
    <w:p w:rsidR="00000000" w:rsidDel="00000000" w:rsidP="00000000" w:rsidRDefault="00000000" w:rsidRPr="00000000" w14:paraId="000000C8">
      <w:pPr>
        <w:pageBreakBefore w:val="0"/>
        <w:spacing w:after="0" w:line="240" w:lineRule="auto"/>
        <w:rPr/>
      </w:pPr>
      <w:r w:rsidDel="00000000" w:rsidR="00000000" w:rsidRPr="00000000">
        <w:rPr>
          <w:rtl w:val="0"/>
        </w:rPr>
      </w:r>
    </w:p>
    <w:p w:rsidR="00000000" w:rsidDel="00000000" w:rsidP="00000000" w:rsidRDefault="00000000" w:rsidRPr="00000000" w14:paraId="000000C9">
      <w:pPr>
        <w:pageBreakBefore w:val="0"/>
        <w:spacing w:after="0" w:line="240" w:lineRule="auto"/>
        <w:rPr/>
      </w:pPr>
      <w:r w:rsidDel="00000000" w:rsidR="00000000" w:rsidRPr="00000000">
        <w:rPr>
          <w:rtl w:val="0"/>
        </w:rPr>
        <w:br w:type="textWrapping"/>
        <w:t xml:space="preserve">She has no children, and her husband is not ill. She reports having eaten both cooked and uncooked food in the recent past. She has not received hepatitis A vaccine or immune globulin. She is not sure if she has received hepatitis B vaccine. She has not gone camping or hiking and had no recent tick exposures. She has never used illicit drugs,  and has never received a transfusion. She is taking oral contraceptives but no other prescription medication, and took 500 milligrams of Tylenol once after onset of her current symptoms. She raised a cat but no other animal exposures. She had chickenpox and mononucleosis during childhood</w:t>
      </w:r>
    </w:p>
    <w:p w:rsidR="00000000" w:rsidDel="00000000" w:rsidP="00000000" w:rsidRDefault="00000000" w:rsidRPr="00000000" w14:paraId="000000CA">
      <w:pPr>
        <w:pageBreakBefore w:val="0"/>
        <w:spacing w:after="0" w:line="240" w:lineRule="auto"/>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Sodeman, William A, and William P Boyd. Gastroenterology Case Studies. New Hyde Park, N.Y.: Medical Examination Pub. Co., 1985.</w:t>
      </w:r>
    </w:p>
    <w:p w:rsidR="00000000" w:rsidDel="00000000" w:rsidP="00000000" w:rsidRDefault="00000000" w:rsidRPr="00000000" w14:paraId="000000CC">
      <w:pPr>
        <w:pStyle w:val="Heading2"/>
        <w:pageBreakBefore w:val="0"/>
        <w:rPr>
          <w:ins w:author="Neha" w:id="7" w:date="2018-10-21T10:13:00Z"/>
        </w:rPr>
      </w:pPr>
      <w:ins w:author="Neha" w:id="7" w:date="2018-10-21T10:13:00Z">
        <w:r w:rsidDel="00000000" w:rsidR="00000000" w:rsidRPr="00000000">
          <w:rPr>
            <w:rtl w:val="0"/>
          </w:rPr>
        </w:r>
      </w:ins>
    </w:p>
    <w:p w:rsidR="00000000" w:rsidDel="00000000" w:rsidP="00000000" w:rsidRDefault="00000000" w:rsidRPr="00000000" w14:paraId="000000CD">
      <w:pPr>
        <w:pStyle w:val="Heading2"/>
        <w:pageBreakBefore w:val="0"/>
        <w:rPr>
          <w:ins w:author="Neha" w:id="7" w:date="2018-10-21T10:13:00Z"/>
        </w:rPr>
      </w:pPr>
      <w:ins w:author="Neha" w:id="7" w:date="2018-10-21T10:13:00Z">
        <w:r w:rsidDel="00000000" w:rsidR="00000000" w:rsidRPr="00000000">
          <w:rPr>
            <w:rtl w:val="0"/>
          </w:rPr>
        </w:r>
      </w:ins>
    </w:p>
    <w:p w:rsidR="00000000" w:rsidDel="00000000" w:rsidP="00000000" w:rsidRDefault="00000000" w:rsidRPr="00000000" w14:paraId="000000CE">
      <w:pPr>
        <w:pStyle w:val="Heading2"/>
        <w:pageBreakBefore w:val="0"/>
        <w:rPr>
          <w:ins w:author="Neha" w:id="7" w:date="2018-10-21T10:13:00Z"/>
        </w:rPr>
      </w:pPr>
      <w:ins w:author="Neha" w:id="7" w:date="2018-10-21T10:13:00Z">
        <w:r w:rsidDel="00000000" w:rsidR="00000000" w:rsidRPr="00000000">
          <w:rPr>
            <w:rtl w:val="0"/>
          </w:rPr>
        </w:r>
      </w:ins>
    </w:p>
    <w:p w:rsidR="00000000" w:rsidDel="00000000" w:rsidP="00000000" w:rsidRDefault="00000000" w:rsidRPr="00000000" w14:paraId="000000CF">
      <w:pPr>
        <w:pStyle w:val="Heading2"/>
        <w:pageBreakBefore w:val="0"/>
        <w:rPr>
          <w:ins w:author="Neha" w:id="7" w:date="2018-10-21T10:13:00Z"/>
        </w:rPr>
      </w:pPr>
      <w:ins w:author="Neha" w:id="7" w:date="2018-10-21T10:13:00Z">
        <w:r w:rsidDel="00000000" w:rsidR="00000000" w:rsidRPr="00000000">
          <w:rPr>
            <w:rtl w:val="0"/>
          </w:rPr>
        </w:r>
      </w:ins>
    </w:p>
    <w:p w:rsidR="00000000" w:rsidDel="00000000" w:rsidP="00000000" w:rsidRDefault="00000000" w:rsidRPr="00000000" w14:paraId="000000D0">
      <w:pPr>
        <w:pStyle w:val="Heading2"/>
        <w:pageBreakBefore w:val="0"/>
        <w:rPr>
          <w:ins w:author="Neha" w:id="7" w:date="2018-10-21T10:13:00Z"/>
        </w:rPr>
      </w:pPr>
      <w:ins w:author="Neha" w:id="7" w:date="2018-10-21T10:13:00Z">
        <w:r w:rsidDel="00000000" w:rsidR="00000000" w:rsidRPr="00000000">
          <w:rPr>
            <w:rtl w:val="0"/>
          </w:rPr>
        </w:r>
      </w:ins>
    </w:p>
    <w:p w:rsidR="00000000" w:rsidDel="00000000" w:rsidP="00000000" w:rsidRDefault="00000000" w:rsidRPr="00000000" w14:paraId="000000D1">
      <w:pPr>
        <w:pStyle w:val="Heading2"/>
        <w:pageBreakBefore w:val="0"/>
        <w:rPr>
          <w:ins w:author="Neha" w:id="7" w:date="2018-10-21T10:13:00Z"/>
        </w:rPr>
      </w:pPr>
      <w:ins w:author="Neha" w:id="7" w:date="2018-10-21T10:13:00Z">
        <w:r w:rsidDel="00000000" w:rsidR="00000000" w:rsidRPr="00000000">
          <w:rPr>
            <w:rtl w:val="0"/>
          </w:rPr>
        </w:r>
      </w:ins>
    </w:p>
    <w:p w:rsidR="00000000" w:rsidDel="00000000" w:rsidP="00000000" w:rsidRDefault="00000000" w:rsidRPr="00000000" w14:paraId="000000D2">
      <w:pPr>
        <w:pStyle w:val="Heading2"/>
        <w:pageBreakBefore w:val="0"/>
        <w:rPr>
          <w:ins w:author="Neha" w:id="7" w:date="2018-10-21T10:13:00Z"/>
        </w:rPr>
      </w:pPr>
      <w:ins w:author="Neha" w:id="7" w:date="2018-10-21T10:13:00Z">
        <w:r w:rsidDel="00000000" w:rsidR="00000000" w:rsidRPr="00000000">
          <w:rPr>
            <w:rtl w:val="0"/>
          </w:rPr>
        </w:r>
      </w:ins>
    </w:p>
    <w:p w:rsidR="00000000" w:rsidDel="00000000" w:rsidP="00000000" w:rsidRDefault="00000000" w:rsidRPr="00000000" w14:paraId="000000D3">
      <w:pPr>
        <w:pStyle w:val="Heading2"/>
        <w:pageBreakBefore w:val="0"/>
        <w:rPr/>
      </w:pPr>
      <w:bookmarkStart w:colFirst="0" w:colLast="0" w:name="_17dp8vu" w:id="9"/>
      <w:bookmarkEnd w:id="9"/>
      <w:r w:rsidDel="00000000" w:rsidR="00000000" w:rsidRPr="00000000">
        <w:br w:type="page"/>
      </w:r>
      <w:r w:rsidDel="00000000" w:rsidR="00000000" w:rsidRPr="00000000">
        <w:rPr>
          <w:rtl w:val="0"/>
        </w:rPr>
        <w:t xml:space="preserve">GI10: Hepatitis B</w:t>
      </w:r>
    </w:p>
    <w:p w:rsidR="00000000" w:rsidDel="00000000" w:rsidP="00000000" w:rsidRDefault="00000000" w:rsidRPr="00000000" w14:paraId="000000D4">
      <w:pPr>
        <w:pageBreakBefore w:val="0"/>
        <w:spacing w:after="0" w:line="240" w:lineRule="auto"/>
        <w:rPr/>
      </w:pPr>
      <w:r w:rsidDel="00000000" w:rsidR="00000000" w:rsidRPr="00000000">
        <w:rPr>
          <w:b w:val="1"/>
          <w:bCs w:val="1"/>
          <w:rtl w:val="0"/>
        </w:rPr>
        <w:t xml:space="preserve">HISTORY: </w:t>
      </w:r>
      <w:r w:rsidDel="00000000" w:rsidR="00000000" w:rsidRPr="00000000">
        <w:rPr>
          <w:rtl w:val="0"/>
        </w:rPr>
        <w:t xml:space="preserve">A 25-year-old man who has previously been in good health presents with a 2—week history of generalized </w:t>
      </w:r>
      <w:r w:rsidDel="00000000" w:rsidR="00000000" w:rsidRPr="00000000">
        <w:rPr>
          <w:highlight w:val="cyan"/>
          <w:rtl w:val="0"/>
        </w:rPr>
        <w:t xml:space="preserve">malaise and anorexia</w:t>
      </w:r>
      <w:r w:rsidDel="00000000" w:rsidR="00000000" w:rsidRPr="00000000">
        <w:rPr>
          <w:rtl w:val="0"/>
        </w:rPr>
        <w:t xml:space="preserve">. He has noted as well that his urine has been dark the past several days. He has not experienced fever or any other symptoms. The patient has had no known exposure to </w:t>
      </w:r>
    </w:p>
    <w:p w:rsidR="00000000" w:rsidDel="00000000" w:rsidP="00000000" w:rsidRDefault="00000000" w:rsidRPr="00000000" w14:paraId="000000D5">
      <w:pPr>
        <w:pageBreakBefore w:val="0"/>
        <w:spacing w:after="0" w:line="240" w:lineRule="auto"/>
        <w:rPr/>
      </w:pPr>
      <w:r w:rsidDel="00000000" w:rsidR="00000000" w:rsidRPr="00000000">
        <w:rPr>
          <w:rtl w:val="0"/>
        </w:rPr>
        <w:t xml:space="preserve">persons with hepatitis, takes no medication, has not had a blood transfusion, and has not eaten seafood in the recent past. His social history is notable in that on a recent trip he had two sexual encounters with women he met in the hotel bar. </w:t>
      </w:r>
    </w:p>
    <w:p w:rsidR="00000000" w:rsidDel="00000000" w:rsidP="00000000" w:rsidRDefault="00000000" w:rsidRPr="00000000" w14:paraId="000000D6">
      <w:pPr>
        <w:pageBreakBefore w:val="0"/>
        <w:spacing w:after="0" w:line="240" w:lineRule="auto"/>
        <w:rPr/>
      </w:pPr>
      <w:r w:rsidDel="00000000" w:rsidR="00000000" w:rsidRPr="00000000">
        <w:rPr>
          <w:rtl w:val="0"/>
        </w:rPr>
      </w:r>
    </w:p>
    <w:p w:rsidR="00000000" w:rsidDel="00000000" w:rsidP="00000000" w:rsidRDefault="00000000" w:rsidRPr="00000000" w14:paraId="000000D7">
      <w:pPr>
        <w:pageBreakBefore w:val="0"/>
        <w:spacing w:after="0" w:line="240" w:lineRule="auto"/>
        <w:rPr/>
      </w:pPr>
      <w:r w:rsidDel="00000000" w:rsidR="00000000" w:rsidRPr="00000000">
        <w:rPr>
          <w:b w:val="1"/>
          <w:bCs w:val="1"/>
          <w:rtl w:val="0"/>
        </w:rPr>
        <w:t xml:space="preserve">PHYSICAL EXAMINATION:</w:t>
      </w:r>
      <w:r w:rsidDel="00000000" w:rsidR="00000000" w:rsidRPr="00000000">
        <w:rPr>
          <w:rtl w:val="0"/>
        </w:rPr>
        <w:t xml:space="preserve"> The patient was alert, oriented, and normal in appearance, with the exception of mild jaundice. His vital signs were normal. The only abnormalities on his exam were icterus and tender hepatomegaly. </w:t>
      </w:r>
    </w:p>
    <w:p w:rsidR="00000000" w:rsidDel="00000000" w:rsidP="00000000" w:rsidRDefault="00000000" w:rsidRPr="00000000" w14:paraId="000000D8">
      <w:pPr>
        <w:pageBreakBefore w:val="0"/>
        <w:spacing w:after="0" w:line="240" w:lineRule="auto"/>
        <w:rPr/>
      </w:pPr>
      <w:r w:rsidDel="00000000" w:rsidR="00000000" w:rsidRPr="00000000">
        <w:rPr>
          <w:rtl w:val="0"/>
        </w:rPr>
      </w:r>
    </w:p>
    <w:p w:rsidR="00000000" w:rsidDel="00000000" w:rsidP="00000000" w:rsidRDefault="00000000" w:rsidRPr="00000000" w14:paraId="000000D9">
      <w:pPr>
        <w:pageBreakBefore w:val="0"/>
        <w:spacing w:after="0" w:line="240" w:lineRule="auto"/>
        <w:rPr/>
      </w:pPr>
      <w:r w:rsidDel="00000000" w:rsidR="00000000" w:rsidRPr="00000000">
        <w:rPr>
          <w:b w:val="1"/>
          <w:bCs w:val="1"/>
          <w:rtl w:val="0"/>
        </w:rPr>
        <w:t xml:space="preserve">LABORATORY</w:t>
      </w:r>
      <w:r w:rsidDel="00000000" w:rsidR="00000000" w:rsidRPr="00000000">
        <w:rPr>
          <w:rtl w:val="0"/>
        </w:rPr>
        <w:t xml:space="preserve"> </w:t>
      </w:r>
    </w:p>
    <w:p w:rsidR="00000000" w:rsidDel="00000000" w:rsidP="00000000" w:rsidRDefault="00000000" w:rsidRPr="00000000" w14:paraId="000000DA">
      <w:pPr>
        <w:pageBreakBefore w:val="0"/>
        <w:spacing w:after="0" w:line="240" w:lineRule="auto"/>
        <w:rPr/>
      </w:pPr>
      <w:r w:rsidDel="00000000" w:rsidR="00000000" w:rsidRPr="00000000">
        <w:rPr>
          <w:rtl w:val="0"/>
        </w:rPr>
        <w:t xml:space="preserve">Hemogram </w:t>
      </w:r>
    </w:p>
    <w:p w:rsidR="00000000" w:rsidDel="00000000" w:rsidP="00000000" w:rsidRDefault="00000000" w:rsidRPr="00000000" w14:paraId="000000DB">
      <w:pPr>
        <w:pageBreakBefore w:val="0"/>
        <w:spacing w:after="0" w:line="240" w:lineRule="auto"/>
        <w:rPr/>
      </w:pPr>
      <w:r w:rsidDel="00000000" w:rsidR="00000000" w:rsidRPr="00000000">
        <w:rPr>
          <w:rtl w:val="0"/>
        </w:rPr>
        <w:t xml:space="preserve">Hemoglobin 14.1 g/dl </w:t>
      </w:r>
    </w:p>
    <w:p w:rsidR="00000000" w:rsidDel="00000000" w:rsidP="00000000" w:rsidRDefault="00000000" w:rsidRPr="00000000" w14:paraId="000000DC">
      <w:pPr>
        <w:pageBreakBefore w:val="0"/>
        <w:spacing w:after="0" w:line="240" w:lineRule="auto"/>
        <w:rPr/>
      </w:pPr>
      <w:r w:rsidDel="00000000" w:rsidR="00000000" w:rsidRPr="00000000">
        <w:rPr>
          <w:rtl w:val="0"/>
        </w:rPr>
        <w:t xml:space="preserve">Hematocrit 42% </w:t>
      </w:r>
    </w:p>
    <w:p w:rsidR="00000000" w:rsidDel="00000000" w:rsidP="00000000" w:rsidRDefault="00000000" w:rsidRPr="00000000" w14:paraId="000000DD">
      <w:pPr>
        <w:pageBreakBefore w:val="0"/>
        <w:spacing w:after="0" w:line="240" w:lineRule="auto"/>
        <w:rPr/>
      </w:pPr>
      <w:r w:rsidDel="00000000" w:rsidR="00000000" w:rsidRPr="00000000">
        <w:rPr>
          <w:rtl w:val="0"/>
        </w:rPr>
        <w:t xml:space="preserve">WBC 8000 (slight lymphocytosis) </w:t>
      </w:r>
    </w:p>
    <w:p w:rsidR="00000000" w:rsidDel="00000000" w:rsidP="00000000" w:rsidRDefault="00000000" w:rsidRPr="00000000" w14:paraId="000000DE">
      <w:pPr>
        <w:pageBreakBefore w:val="0"/>
        <w:spacing w:after="0" w:line="240" w:lineRule="auto"/>
        <w:rPr/>
      </w:pPr>
      <w:r w:rsidDel="00000000" w:rsidR="00000000" w:rsidRPr="00000000">
        <w:rPr>
          <w:rtl w:val="0"/>
        </w:rPr>
        <w:t xml:space="preserve">Platelets normal</w:t>
      </w:r>
    </w:p>
    <w:p w:rsidR="00000000" w:rsidDel="00000000" w:rsidP="00000000" w:rsidRDefault="00000000" w:rsidRPr="00000000" w14:paraId="000000DF">
      <w:pPr>
        <w:pageBreakBefore w:val="0"/>
        <w:spacing w:after="0" w:line="240" w:lineRule="auto"/>
        <w:rPr/>
      </w:pPr>
      <w:r w:rsidDel="00000000" w:rsidR="00000000" w:rsidRPr="00000000">
        <w:rPr>
          <w:rtl w:val="0"/>
        </w:rPr>
      </w:r>
    </w:p>
    <w:p w:rsidR="00000000" w:rsidDel="00000000" w:rsidP="00000000" w:rsidRDefault="00000000" w:rsidRPr="00000000" w14:paraId="000000E0">
      <w:pPr>
        <w:pageBreakBefore w:val="0"/>
        <w:spacing w:after="0" w:line="240" w:lineRule="auto"/>
        <w:rPr/>
      </w:pPr>
      <w:r w:rsidDel="00000000" w:rsidR="00000000" w:rsidRPr="00000000">
        <w:rPr>
          <w:rtl w:val="0"/>
        </w:rPr>
        <w:t xml:space="preserve">Blood chemistry </w:t>
      </w:r>
    </w:p>
    <w:p w:rsidR="00000000" w:rsidDel="00000000" w:rsidP="00000000" w:rsidRDefault="00000000" w:rsidRPr="00000000" w14:paraId="000000E1">
      <w:pPr>
        <w:pageBreakBefore w:val="0"/>
        <w:spacing w:after="0" w:line="240" w:lineRule="auto"/>
        <w:rPr/>
      </w:pPr>
      <w:r w:rsidDel="00000000" w:rsidR="00000000" w:rsidRPr="00000000">
        <w:rPr>
          <w:rtl w:val="0"/>
        </w:rPr>
        <w:t xml:space="preserve">BUN 8 mg/dl </w:t>
      </w:r>
    </w:p>
    <w:p w:rsidR="00000000" w:rsidDel="00000000" w:rsidP="00000000" w:rsidRDefault="00000000" w:rsidRPr="00000000" w14:paraId="000000E2">
      <w:pPr>
        <w:pageBreakBefore w:val="0"/>
        <w:spacing w:after="0" w:line="240" w:lineRule="auto"/>
        <w:rPr/>
      </w:pPr>
      <w:r w:rsidDel="00000000" w:rsidR="00000000" w:rsidRPr="00000000">
        <w:rPr>
          <w:rtl w:val="0"/>
        </w:rPr>
        <w:t xml:space="preserve">Blood sugar 105 mg% </w:t>
      </w:r>
    </w:p>
    <w:p w:rsidR="00000000" w:rsidDel="00000000" w:rsidP="00000000" w:rsidRDefault="00000000" w:rsidRPr="00000000" w14:paraId="000000E3">
      <w:pPr>
        <w:pageBreakBefore w:val="0"/>
        <w:spacing w:after="0" w:line="240" w:lineRule="auto"/>
        <w:rPr/>
      </w:pPr>
      <w:r w:rsidDel="00000000" w:rsidR="00000000" w:rsidRPr="00000000">
        <w:rPr>
          <w:rtl w:val="0"/>
        </w:rPr>
        <w:t xml:space="preserve">SGOT 890 mU/m1 </w:t>
      </w:r>
    </w:p>
    <w:p w:rsidR="00000000" w:rsidDel="00000000" w:rsidP="00000000" w:rsidRDefault="00000000" w:rsidRPr="00000000" w14:paraId="000000E4">
      <w:pPr>
        <w:pageBreakBefore w:val="0"/>
        <w:spacing w:after="0" w:line="240" w:lineRule="auto"/>
        <w:rPr/>
      </w:pPr>
      <w:r w:rsidDel="00000000" w:rsidR="00000000" w:rsidRPr="00000000">
        <w:rPr>
          <w:rtl w:val="0"/>
        </w:rPr>
        <w:t xml:space="preserve">SGPT 1050 ml-J/ml </w:t>
      </w:r>
    </w:p>
    <w:p w:rsidR="00000000" w:rsidDel="00000000" w:rsidP="00000000" w:rsidRDefault="00000000" w:rsidRPr="00000000" w14:paraId="000000E5">
      <w:pPr>
        <w:pageBreakBefore w:val="0"/>
        <w:spacing w:after="0" w:line="240" w:lineRule="auto"/>
        <w:rPr/>
      </w:pPr>
      <w:r w:rsidDel="00000000" w:rsidR="00000000" w:rsidRPr="00000000">
        <w:rPr>
          <w:rtl w:val="0"/>
        </w:rPr>
        <w:t xml:space="preserve">Prothrombin time normal </w:t>
      </w:r>
    </w:p>
    <w:p w:rsidR="00000000" w:rsidDel="00000000" w:rsidP="00000000" w:rsidRDefault="00000000" w:rsidRPr="00000000" w14:paraId="000000E6">
      <w:pPr>
        <w:pageBreakBefore w:val="0"/>
        <w:spacing w:after="0" w:line="240" w:lineRule="auto"/>
        <w:rPr/>
      </w:pPr>
      <w:r w:rsidDel="00000000" w:rsidR="00000000" w:rsidRPr="00000000">
        <w:rPr>
          <w:rtl w:val="0"/>
        </w:rPr>
        <w:t xml:space="preserve">Bilirubin 4.7 mg/dl </w:t>
      </w:r>
    </w:p>
    <w:p w:rsidR="00000000" w:rsidDel="00000000" w:rsidP="00000000" w:rsidRDefault="00000000" w:rsidRPr="00000000" w14:paraId="000000E7">
      <w:pPr>
        <w:pageBreakBefore w:val="0"/>
        <w:spacing w:after="0" w:line="240" w:lineRule="auto"/>
        <w:rPr/>
      </w:pPr>
      <w:r w:rsidDel="00000000" w:rsidR="00000000" w:rsidRPr="00000000">
        <w:rPr>
          <w:rtl w:val="0"/>
        </w:rPr>
        <w:t xml:space="preserve">Alk phos 270 mU/ml </w:t>
      </w:r>
    </w:p>
    <w:p w:rsidR="00000000" w:rsidDel="00000000" w:rsidP="00000000" w:rsidRDefault="00000000" w:rsidRPr="00000000" w14:paraId="000000E8">
      <w:pPr>
        <w:pageBreakBefore w:val="0"/>
        <w:spacing w:after="0" w:line="240" w:lineRule="auto"/>
        <w:rPr/>
      </w:pPr>
      <w:r w:rsidDel="00000000" w:rsidR="00000000" w:rsidRPr="00000000">
        <w:rPr>
          <w:rtl w:val="0"/>
        </w:rPr>
        <w:t xml:space="preserve">Serology </w:t>
      </w:r>
    </w:p>
    <w:p w:rsidR="00000000" w:rsidDel="00000000" w:rsidP="00000000" w:rsidRDefault="00000000" w:rsidRPr="00000000" w14:paraId="000000E9">
      <w:pPr>
        <w:pageBreakBefore w:val="0"/>
        <w:spacing w:after="0" w:line="240" w:lineRule="auto"/>
        <w:rPr/>
      </w:pPr>
      <w:r w:rsidDel="00000000" w:rsidR="00000000" w:rsidRPr="00000000">
        <w:rPr>
          <w:rtl w:val="0"/>
        </w:rPr>
        <w:t xml:space="preserve">VDRL negative </w:t>
      </w:r>
    </w:p>
    <w:p w:rsidR="00000000" w:rsidDel="00000000" w:rsidP="00000000" w:rsidRDefault="00000000" w:rsidRPr="00000000" w14:paraId="000000EA">
      <w:pPr>
        <w:pageBreakBefore w:val="0"/>
        <w:spacing w:after="0" w:line="240" w:lineRule="auto"/>
        <w:rPr/>
      </w:pPr>
      <w:r w:rsidDel="00000000" w:rsidR="00000000" w:rsidRPr="00000000">
        <w:rPr>
          <w:rtl w:val="0"/>
        </w:rPr>
        <w:t xml:space="preserve">HBsAg positive </w:t>
      </w:r>
    </w:p>
    <w:p w:rsidR="00000000" w:rsidDel="00000000" w:rsidP="00000000" w:rsidRDefault="00000000" w:rsidRPr="00000000" w14:paraId="000000EB">
      <w:pPr>
        <w:pageBreakBefore w:val="0"/>
        <w:spacing w:after="0" w:line="240" w:lineRule="auto"/>
        <w:rPr/>
      </w:pPr>
      <w:r w:rsidDel="00000000" w:rsidR="00000000" w:rsidRPr="00000000">
        <w:rPr>
          <w:rtl w:val="0"/>
        </w:rPr>
        <w:t xml:space="preserve">HBe Ag positive </w:t>
      </w:r>
    </w:p>
    <w:p w:rsidR="00000000" w:rsidDel="00000000" w:rsidP="00000000" w:rsidRDefault="00000000" w:rsidRPr="00000000" w14:paraId="000000EC">
      <w:pPr>
        <w:pageBreakBefore w:val="0"/>
        <w:spacing w:after="0" w:line="240" w:lineRule="auto"/>
        <w:rPr/>
      </w:pPr>
      <w:r w:rsidDel="00000000" w:rsidR="00000000" w:rsidRPr="00000000">
        <w:rPr>
          <w:rtl w:val="0"/>
        </w:rPr>
        <w:t xml:space="preserve">Anti-HAV-IgM negative </w:t>
      </w:r>
    </w:p>
    <w:p w:rsidR="00000000" w:rsidDel="00000000" w:rsidP="00000000" w:rsidRDefault="00000000" w:rsidRPr="00000000" w14:paraId="000000ED">
      <w:pPr>
        <w:pageBreakBefore w:val="0"/>
        <w:spacing w:after="0" w:line="240" w:lineRule="auto"/>
        <w:rPr/>
      </w:pPr>
      <w:r w:rsidDel="00000000" w:rsidR="00000000" w:rsidRPr="00000000">
        <w:rPr>
          <w:rtl w:val="0"/>
        </w:rPr>
        <w:t xml:space="preserve">Anti—HAV—IgG positive</w:t>
      </w:r>
    </w:p>
    <w:p w:rsidR="00000000" w:rsidDel="00000000" w:rsidP="00000000" w:rsidRDefault="00000000" w:rsidRPr="00000000" w14:paraId="000000EE">
      <w:pPr>
        <w:pageBreakBefore w:val="0"/>
        <w:spacing w:after="0" w:line="240" w:lineRule="auto"/>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Sodeman, William A, and William P Boyd. Gastroenterology Case Studies. New Hyde Park, N.Y.: Medical Examination Pub. Co., 1985.</w:t>
      </w:r>
    </w:p>
    <w:p w:rsidR="00000000" w:rsidDel="00000000" w:rsidP="00000000" w:rsidRDefault="00000000" w:rsidRPr="00000000" w14:paraId="000000F0">
      <w:pPr>
        <w:pStyle w:val="Heading2"/>
        <w:pageBreakBefore w:val="0"/>
        <w:rPr>
          <w:ins w:author="Neha" w:id="8" w:date="2018-10-21T10:14:00Z"/>
        </w:rPr>
      </w:pPr>
      <w:ins w:author="Neha" w:id="8" w:date="2018-10-21T10:14:00Z">
        <w:r w:rsidDel="00000000" w:rsidR="00000000" w:rsidRPr="00000000">
          <w:rPr>
            <w:rtl w:val="0"/>
          </w:rPr>
        </w:r>
      </w:ins>
    </w:p>
    <w:p w:rsidR="00000000" w:rsidDel="00000000" w:rsidP="00000000" w:rsidRDefault="00000000" w:rsidRPr="00000000" w14:paraId="000000F1">
      <w:pPr>
        <w:pStyle w:val="Heading2"/>
        <w:pageBreakBefore w:val="0"/>
        <w:rPr>
          <w:ins w:author="Neha" w:id="8" w:date="2018-10-21T10:14:00Z"/>
        </w:rPr>
      </w:pPr>
      <w:ins w:author="Neha" w:id="8" w:date="2018-10-21T10:14:00Z">
        <w:r w:rsidDel="00000000" w:rsidR="00000000" w:rsidRPr="00000000">
          <w:rPr>
            <w:rtl w:val="0"/>
          </w:rPr>
        </w:r>
      </w:ins>
    </w:p>
    <w:p w:rsidR="00000000" w:rsidDel="00000000" w:rsidP="00000000" w:rsidRDefault="00000000" w:rsidRPr="00000000" w14:paraId="000000F2">
      <w:pPr>
        <w:pStyle w:val="Heading2"/>
        <w:pageBreakBefore w:val="0"/>
        <w:rPr/>
      </w:pPr>
      <w:bookmarkStart w:colFirst="0" w:colLast="0" w:name="_3rdcrjn" w:id="10"/>
      <w:bookmarkEnd w:id="10"/>
      <w:r w:rsidDel="00000000" w:rsidR="00000000" w:rsidRPr="00000000">
        <w:rPr>
          <w:rtl w:val="0"/>
        </w:rPr>
      </w:r>
    </w:p>
    <w:p w:rsidR="00000000" w:rsidDel="00000000" w:rsidP="00000000" w:rsidRDefault="00000000" w:rsidRPr="00000000" w14:paraId="000000F3">
      <w:pPr>
        <w:pStyle w:val="Heading2"/>
        <w:pageBreakBefore w:val="0"/>
        <w:rPr/>
      </w:pPr>
      <w:r w:rsidDel="00000000" w:rsidR="00000000" w:rsidRPr="00000000">
        <w:rPr>
          <w:rtl w:val="0"/>
        </w:rPr>
        <w:t xml:space="preserve">GI11: Obstructive Jaundice</w:t>
      </w:r>
    </w:p>
    <w:p w:rsidR="00000000" w:rsidDel="00000000" w:rsidP="00000000" w:rsidRDefault="00000000" w:rsidRPr="00000000" w14:paraId="000000F4">
      <w:pPr>
        <w:pageBreakBefore w:val="0"/>
        <w:spacing w:after="0" w:line="240" w:lineRule="auto"/>
        <w:rPr/>
      </w:pPr>
      <w:r w:rsidDel="00000000" w:rsidR="00000000" w:rsidRPr="00000000">
        <w:rPr>
          <w:b w:val="1"/>
          <w:bCs w:val="1"/>
          <w:rtl w:val="0"/>
        </w:rPr>
        <w:t xml:space="preserve">HISTORY</w:t>
      </w:r>
      <w:r w:rsidDel="00000000" w:rsidR="00000000" w:rsidRPr="00000000">
        <w:rPr>
          <w:rtl w:val="0"/>
        </w:rPr>
        <w:t xml:space="preserve">: </w:t>
      </w:r>
      <w:r w:rsidDel="00000000" w:rsidR="00000000" w:rsidRPr="00000000">
        <w:rPr>
          <w:highlight w:val="cyan"/>
          <w:rtl w:val="0"/>
        </w:rPr>
        <w:t xml:space="preserve">Jaundice</w:t>
      </w:r>
      <w:r w:rsidDel="00000000" w:rsidR="00000000" w:rsidRPr="00000000">
        <w:rPr>
          <w:rtl w:val="0"/>
        </w:rPr>
        <w:t xml:space="preserve"> is the presenting complaint of a 48-year-old man who states his wife noticed the color change in his eyes 1 week ago. He had been in his usual state of health until this time, noticing no new signs or symptoms until the jaundice. </w:t>
      </w:r>
    </w:p>
    <w:p w:rsidR="00000000" w:rsidDel="00000000" w:rsidP="00000000" w:rsidRDefault="00000000" w:rsidRPr="00000000" w14:paraId="000000F5">
      <w:pPr>
        <w:pageBreakBefore w:val="0"/>
        <w:spacing w:after="0" w:line="240" w:lineRule="auto"/>
        <w:rPr/>
      </w:pPr>
      <w:r w:rsidDel="00000000" w:rsidR="00000000" w:rsidRPr="00000000">
        <w:rPr>
          <w:rtl w:val="0"/>
        </w:rPr>
      </w:r>
    </w:p>
    <w:p w:rsidR="00000000" w:rsidDel="00000000" w:rsidP="00000000" w:rsidRDefault="00000000" w:rsidRPr="00000000" w14:paraId="000000F6">
      <w:pPr>
        <w:pageBreakBefore w:val="0"/>
        <w:spacing w:after="0" w:line="240" w:lineRule="auto"/>
        <w:rPr/>
      </w:pPr>
      <w:r w:rsidDel="00000000" w:rsidR="00000000" w:rsidRPr="00000000">
        <w:rPr>
          <w:rtl w:val="0"/>
        </w:rPr>
        <w:t xml:space="preserve">Since that time he had noted that his urine is dark and his stools almost white in color. He specifically denied weight loss, fever, abdominal pain, and any gastrointestinal symptom. His history includes type 2 diabetes mellitus and a previous heart attack. </w:t>
      </w:r>
    </w:p>
    <w:p w:rsidR="00000000" w:rsidDel="00000000" w:rsidP="00000000" w:rsidRDefault="00000000" w:rsidRPr="00000000" w14:paraId="000000F7">
      <w:pPr>
        <w:pageBreakBefore w:val="0"/>
        <w:spacing w:after="0" w:line="240" w:lineRule="auto"/>
        <w:rPr/>
      </w:pPr>
      <w:r w:rsidDel="00000000" w:rsidR="00000000" w:rsidRPr="00000000">
        <w:rPr>
          <w:rtl w:val="0"/>
        </w:rPr>
      </w:r>
    </w:p>
    <w:p w:rsidR="00000000" w:rsidDel="00000000" w:rsidP="00000000" w:rsidRDefault="00000000" w:rsidRPr="00000000" w14:paraId="000000F8">
      <w:pPr>
        <w:pageBreakBefore w:val="0"/>
        <w:spacing w:after="0" w:line="240" w:lineRule="auto"/>
        <w:rPr/>
      </w:pPr>
      <w:r w:rsidDel="00000000" w:rsidR="00000000" w:rsidRPr="00000000">
        <w:rPr>
          <w:rtl w:val="0"/>
        </w:rPr>
        <w:t xml:space="preserve">The diabetes has been controlled on diet and antidiabetic drugs for the past year. He suffered intermittent angina which culminated in an episode of more severe pain 1 year ago. He was admitted and found to have an acute inferior myocardial infarction . </w:t>
      </w:r>
    </w:p>
    <w:p w:rsidR="00000000" w:rsidDel="00000000" w:rsidP="00000000" w:rsidRDefault="00000000" w:rsidRPr="00000000" w14:paraId="000000F9">
      <w:pPr>
        <w:pageBreakBefore w:val="0"/>
        <w:spacing w:after="0" w:line="240" w:lineRule="auto"/>
        <w:rPr/>
      </w:pPr>
      <w:r w:rsidDel="00000000" w:rsidR="00000000" w:rsidRPr="00000000">
        <w:rPr>
          <w:rtl w:val="0"/>
        </w:rPr>
      </w:r>
    </w:p>
    <w:p w:rsidR="00000000" w:rsidDel="00000000" w:rsidP="00000000" w:rsidRDefault="00000000" w:rsidRPr="00000000" w14:paraId="000000FA">
      <w:pPr>
        <w:pageBreakBefore w:val="0"/>
        <w:spacing w:after="0" w:line="240" w:lineRule="auto"/>
        <w:rPr/>
      </w:pPr>
      <w:r w:rsidDel="00000000" w:rsidR="00000000" w:rsidRPr="00000000">
        <w:rPr>
          <w:rtl w:val="0"/>
        </w:rPr>
        <w:t xml:space="preserve">He has had </w:t>
      </w:r>
    </w:p>
    <w:p w:rsidR="00000000" w:rsidDel="00000000" w:rsidP="00000000" w:rsidRDefault="00000000" w:rsidRPr="00000000" w14:paraId="000000FB">
      <w:pPr>
        <w:pageBreakBefore w:val="0"/>
        <w:spacing w:after="0" w:line="240" w:lineRule="auto"/>
        <w:rPr/>
      </w:pPr>
      <w:r w:rsidDel="00000000" w:rsidR="00000000" w:rsidRPr="00000000">
        <w:rPr>
          <w:rtl w:val="0"/>
        </w:rPr>
        <w:t xml:space="preserve">no chest pain since and has had no congestive heart failure or arrhythmia . Social history positive only for an occasional drink. </w:t>
      </w:r>
    </w:p>
    <w:p w:rsidR="00000000" w:rsidDel="00000000" w:rsidP="00000000" w:rsidRDefault="00000000" w:rsidRPr="00000000" w14:paraId="000000FC">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0FD">
      <w:pPr>
        <w:pageBreakBefore w:val="0"/>
        <w:spacing w:after="0" w:line="240" w:lineRule="auto"/>
        <w:rPr/>
      </w:pPr>
      <w:r w:rsidDel="00000000" w:rsidR="00000000" w:rsidRPr="00000000">
        <w:rPr>
          <w:rtl w:val="0"/>
        </w:rPr>
        <w:t xml:space="preserve">Vital signs — normal </w:t>
      </w:r>
    </w:p>
    <w:p w:rsidR="00000000" w:rsidDel="00000000" w:rsidP="00000000" w:rsidRDefault="00000000" w:rsidRPr="00000000" w14:paraId="000000FE">
      <w:pPr>
        <w:pageBreakBefore w:val="0"/>
        <w:spacing w:after="0" w:line="240" w:lineRule="auto"/>
        <w:rPr/>
      </w:pPr>
      <w:r w:rsidDel="00000000" w:rsidR="00000000" w:rsidRPr="00000000">
        <w:rPr>
          <w:rtl w:val="0"/>
        </w:rPr>
        <w:t xml:space="preserve">HEENT — conjunctival icterus; grade 2 retinopathy; otherwise unremarkable examination </w:t>
      </w:r>
    </w:p>
    <w:p w:rsidR="00000000" w:rsidDel="00000000" w:rsidP="00000000" w:rsidRDefault="00000000" w:rsidRPr="00000000" w14:paraId="000000FF">
      <w:pPr>
        <w:pageBreakBefore w:val="0"/>
        <w:spacing w:after="0" w:line="240" w:lineRule="auto"/>
        <w:rPr/>
      </w:pPr>
      <w:r w:rsidDel="00000000" w:rsidR="00000000" w:rsidRPr="00000000">
        <w:rPr>
          <w:rtl w:val="0"/>
        </w:rPr>
        <w:t xml:space="preserve">Chest clear </w:t>
      </w:r>
    </w:p>
    <w:p w:rsidR="00000000" w:rsidDel="00000000" w:rsidP="00000000" w:rsidRDefault="00000000" w:rsidRPr="00000000" w14:paraId="00000100">
      <w:pPr>
        <w:pageBreakBefore w:val="0"/>
        <w:spacing w:after="0" w:line="240" w:lineRule="auto"/>
        <w:rPr/>
      </w:pPr>
      <w:r w:rsidDel="00000000" w:rsidR="00000000" w:rsidRPr="00000000">
        <w:rPr>
          <w:rtl w:val="0"/>
        </w:rPr>
        <w:t xml:space="preserve">Heart regular rate and rhythm without murmur or gallop</w:t>
      </w:r>
    </w:p>
    <w:p w:rsidR="00000000" w:rsidDel="00000000" w:rsidP="00000000" w:rsidRDefault="00000000" w:rsidRPr="00000000" w14:paraId="00000101">
      <w:pPr>
        <w:pageBreakBefore w:val="0"/>
        <w:spacing w:after="0" w:line="240" w:lineRule="auto"/>
        <w:rPr/>
      </w:pPr>
      <w:r w:rsidDel="00000000" w:rsidR="00000000" w:rsidRPr="00000000">
        <w:rPr>
          <w:rtl w:val="0"/>
        </w:rPr>
        <w:t xml:space="preserve">Abdomen soft without mass; liver is palpable 2 cm below right costal margin with overall height percussed to be 12 cm; bowel sounds were active — no signs of chronic liver disease </w:t>
      </w:r>
    </w:p>
    <w:p w:rsidR="00000000" w:rsidDel="00000000" w:rsidP="00000000" w:rsidRDefault="00000000" w:rsidRPr="00000000" w14:paraId="00000102">
      <w:pPr>
        <w:pageBreakBefore w:val="0"/>
        <w:spacing w:after="0" w:line="240" w:lineRule="auto"/>
        <w:rPr/>
      </w:pPr>
      <w:r w:rsidDel="00000000" w:rsidR="00000000" w:rsidRPr="00000000">
        <w:rPr>
          <w:rtl w:val="0"/>
        </w:rPr>
        <w:t xml:space="preserve">Extremities —; normal digital </w:t>
      </w:r>
    </w:p>
    <w:p w:rsidR="00000000" w:rsidDel="00000000" w:rsidP="00000000" w:rsidRDefault="00000000" w:rsidRPr="00000000" w14:paraId="00000103">
      <w:pPr>
        <w:pageBreakBefore w:val="0"/>
        <w:spacing w:after="0" w:line="240" w:lineRule="auto"/>
        <w:rPr/>
      </w:pPr>
      <w:r w:rsidDel="00000000" w:rsidR="00000000" w:rsidRPr="00000000">
        <w:rPr>
          <w:rtl w:val="0"/>
        </w:rPr>
        <w:t xml:space="preserve">Rectal exam no evidence of perianal disease</w:t>
      </w:r>
    </w:p>
    <w:p w:rsidR="00000000" w:rsidDel="00000000" w:rsidP="00000000" w:rsidRDefault="00000000" w:rsidRPr="00000000" w14:paraId="00000104">
      <w:pPr>
        <w:pageBreakBefore w:val="0"/>
        <w:spacing w:after="0" w:line="240" w:lineRule="auto"/>
        <w:rPr/>
      </w:pPr>
      <w:r w:rsidDel="00000000" w:rsidR="00000000" w:rsidRPr="00000000">
        <w:rPr>
          <w:rtl w:val="0"/>
        </w:rPr>
      </w:r>
    </w:p>
    <w:p w:rsidR="00000000" w:rsidDel="00000000" w:rsidP="00000000" w:rsidRDefault="00000000" w:rsidRPr="00000000" w14:paraId="00000105">
      <w:pPr>
        <w:pageBreakBefore w:val="0"/>
        <w:spacing w:after="0" w:line="240" w:lineRule="auto"/>
        <w:rPr>
          <w:b w:val="1"/>
          <w:bCs w:val="1"/>
        </w:rPr>
      </w:pPr>
      <w:r w:rsidDel="00000000" w:rsidR="00000000" w:rsidRPr="00000000">
        <w:rPr>
          <w:b w:val="1"/>
          <w:bCs w:val="1"/>
          <w:rtl w:val="0"/>
        </w:rPr>
        <w:t xml:space="preserve">LABORATORY </w:t>
      </w:r>
    </w:p>
    <w:p w:rsidR="00000000" w:rsidDel="00000000" w:rsidP="00000000" w:rsidRDefault="00000000" w:rsidRPr="00000000" w14:paraId="00000106">
      <w:pPr>
        <w:pageBreakBefore w:val="0"/>
        <w:spacing w:after="0" w:line="240" w:lineRule="auto"/>
        <w:rPr/>
      </w:pPr>
      <w:r w:rsidDel="00000000" w:rsidR="00000000" w:rsidRPr="00000000">
        <w:rPr>
          <w:rtl w:val="0"/>
        </w:rPr>
        <w:t xml:space="preserve">CBC </w:t>
      </w:r>
    </w:p>
    <w:p w:rsidR="00000000" w:rsidDel="00000000" w:rsidP="00000000" w:rsidRDefault="00000000" w:rsidRPr="00000000" w14:paraId="00000107">
      <w:pPr>
        <w:pageBreakBefore w:val="0"/>
        <w:spacing w:after="0" w:line="240" w:lineRule="auto"/>
        <w:rPr/>
      </w:pPr>
      <w:r w:rsidDel="00000000" w:rsidR="00000000" w:rsidRPr="00000000">
        <w:rPr>
          <w:rtl w:val="0"/>
        </w:rPr>
        <w:t xml:space="preserve">Hemoglobin 13 g/dl </w:t>
      </w:r>
    </w:p>
    <w:p w:rsidR="00000000" w:rsidDel="00000000" w:rsidP="00000000" w:rsidRDefault="00000000" w:rsidRPr="00000000" w14:paraId="00000108">
      <w:pPr>
        <w:pageBreakBefore w:val="0"/>
        <w:spacing w:after="0" w:line="240" w:lineRule="auto"/>
        <w:rPr/>
      </w:pPr>
      <w:r w:rsidDel="00000000" w:rsidR="00000000" w:rsidRPr="00000000">
        <w:rPr>
          <w:rtl w:val="0"/>
        </w:rPr>
        <w:t xml:space="preserve">Hematocrit 40% </w:t>
      </w:r>
    </w:p>
    <w:p w:rsidR="00000000" w:rsidDel="00000000" w:rsidP="00000000" w:rsidRDefault="00000000" w:rsidRPr="00000000" w14:paraId="00000109">
      <w:pPr>
        <w:pageBreakBefore w:val="0"/>
        <w:spacing w:after="0" w:line="240" w:lineRule="auto"/>
        <w:rPr/>
      </w:pPr>
      <w:r w:rsidDel="00000000" w:rsidR="00000000" w:rsidRPr="00000000">
        <w:rPr>
          <w:rtl w:val="0"/>
        </w:rPr>
        <w:t xml:space="preserve">WBC 7850 with normal differential </w:t>
      </w:r>
    </w:p>
    <w:p w:rsidR="00000000" w:rsidDel="00000000" w:rsidP="00000000" w:rsidRDefault="00000000" w:rsidRPr="00000000" w14:paraId="0000010A">
      <w:pPr>
        <w:pageBreakBefore w:val="0"/>
        <w:spacing w:after="0" w:line="240" w:lineRule="auto"/>
        <w:rPr/>
      </w:pPr>
      <w:r w:rsidDel="00000000" w:rsidR="00000000" w:rsidRPr="00000000">
        <w:rPr>
          <w:rtl w:val="0"/>
        </w:rPr>
        <w:t xml:space="preserve">SGOT 105 mU/m1 </w:t>
      </w:r>
    </w:p>
    <w:p w:rsidR="00000000" w:rsidDel="00000000" w:rsidP="00000000" w:rsidRDefault="00000000" w:rsidRPr="00000000" w14:paraId="0000010B">
      <w:pPr>
        <w:pageBreakBefore w:val="0"/>
        <w:spacing w:after="0" w:line="240" w:lineRule="auto"/>
        <w:rPr/>
      </w:pPr>
      <w:r w:rsidDel="00000000" w:rsidR="00000000" w:rsidRPr="00000000">
        <w:rPr>
          <w:rtl w:val="0"/>
        </w:rPr>
        <w:t xml:space="preserve">Alkaline phosphatase 405 mU/ml </w:t>
      </w:r>
    </w:p>
    <w:p w:rsidR="00000000" w:rsidDel="00000000" w:rsidP="00000000" w:rsidRDefault="00000000" w:rsidRPr="00000000" w14:paraId="0000010C">
      <w:pPr>
        <w:pageBreakBefore w:val="0"/>
        <w:spacing w:after="0" w:line="240" w:lineRule="auto"/>
        <w:rPr/>
      </w:pPr>
      <w:r w:rsidDel="00000000" w:rsidR="00000000" w:rsidRPr="00000000">
        <w:rPr>
          <w:rtl w:val="0"/>
        </w:rPr>
        <w:t xml:space="preserve">Bilirubin 8.1 mU/ml </w:t>
      </w:r>
    </w:p>
    <w:p w:rsidR="00000000" w:rsidDel="00000000" w:rsidP="00000000" w:rsidRDefault="00000000" w:rsidRPr="00000000" w14:paraId="0000010D">
      <w:pPr>
        <w:pageBreakBefore w:val="0"/>
        <w:spacing w:after="0" w:line="240" w:lineRule="auto"/>
        <w:rPr/>
      </w:pPr>
      <w:r w:rsidDel="00000000" w:rsidR="00000000" w:rsidRPr="00000000">
        <w:rPr>
          <w:rtl w:val="0"/>
        </w:rPr>
        <w:t xml:space="preserve">Cholesterol 280 mg/dl </w:t>
      </w:r>
    </w:p>
    <w:p w:rsidR="00000000" w:rsidDel="00000000" w:rsidP="00000000" w:rsidRDefault="00000000" w:rsidRPr="00000000" w14:paraId="0000010E">
      <w:pPr>
        <w:pageBreakBefore w:val="0"/>
        <w:spacing w:after="0" w:line="240" w:lineRule="auto"/>
        <w:rPr/>
      </w:pPr>
      <w:r w:rsidDel="00000000" w:rsidR="00000000" w:rsidRPr="00000000">
        <w:rPr>
          <w:rtl w:val="0"/>
        </w:rPr>
        <w:t xml:space="preserve">Calcium 8.3 mg/dl </w:t>
      </w:r>
    </w:p>
    <w:p w:rsidR="00000000" w:rsidDel="00000000" w:rsidP="00000000" w:rsidRDefault="00000000" w:rsidRPr="00000000" w14:paraId="0000010F">
      <w:pPr>
        <w:pageBreakBefore w:val="0"/>
        <w:spacing w:after="0" w:line="240" w:lineRule="auto"/>
        <w:rPr/>
      </w:pPr>
      <w:r w:rsidDel="00000000" w:rsidR="00000000" w:rsidRPr="00000000">
        <w:rPr>
          <w:rtl w:val="0"/>
        </w:rPr>
        <w:t xml:space="preserve">Total protein 7.9 g/dl </w:t>
      </w:r>
    </w:p>
    <w:p w:rsidR="00000000" w:rsidDel="00000000" w:rsidP="00000000" w:rsidRDefault="00000000" w:rsidRPr="00000000" w14:paraId="00000110">
      <w:pPr>
        <w:pageBreakBefore w:val="0"/>
        <w:spacing w:after="0" w:line="240" w:lineRule="auto"/>
        <w:rPr/>
      </w:pPr>
      <w:r w:rsidDel="00000000" w:rsidR="00000000" w:rsidRPr="00000000">
        <w:rPr>
          <w:rtl w:val="0"/>
        </w:rPr>
        <w:t xml:space="preserve">Albumin 3.0 g/dl </w:t>
      </w:r>
    </w:p>
    <w:p w:rsidR="00000000" w:rsidDel="00000000" w:rsidP="00000000" w:rsidRDefault="00000000" w:rsidRPr="00000000" w14:paraId="00000111">
      <w:pPr>
        <w:pageBreakBefore w:val="0"/>
        <w:spacing w:after="0" w:line="240" w:lineRule="auto"/>
        <w:rPr/>
      </w:pPr>
      <w:r w:rsidDel="00000000" w:rsidR="00000000" w:rsidRPr="00000000">
        <w:rPr>
          <w:rtl w:val="0"/>
        </w:rPr>
        <w:t xml:space="preserve">BUN 30 mg/dl </w:t>
      </w:r>
    </w:p>
    <w:p w:rsidR="00000000" w:rsidDel="00000000" w:rsidP="00000000" w:rsidRDefault="00000000" w:rsidRPr="00000000" w14:paraId="00000112">
      <w:pPr>
        <w:pageBreakBefore w:val="0"/>
        <w:spacing w:after="0" w:line="240" w:lineRule="auto"/>
        <w:rPr/>
      </w:pPr>
      <w:r w:rsidDel="00000000" w:rsidR="00000000" w:rsidRPr="00000000">
        <w:rPr>
          <w:rtl w:val="0"/>
        </w:rPr>
        <w:t xml:space="preserve">Creatinine 1.2 mg/dl </w:t>
      </w:r>
    </w:p>
    <w:p w:rsidR="00000000" w:rsidDel="00000000" w:rsidP="00000000" w:rsidRDefault="00000000" w:rsidRPr="00000000" w14:paraId="00000113">
      <w:pPr>
        <w:pageBreakBefore w:val="0"/>
        <w:spacing w:after="0" w:line="240" w:lineRule="auto"/>
        <w:rPr/>
      </w:pPr>
      <w:r w:rsidDel="00000000" w:rsidR="00000000" w:rsidRPr="00000000">
        <w:rPr>
          <w:rtl w:val="0"/>
        </w:rPr>
        <w:t xml:space="preserve">Sodium 140 mEq/L </w:t>
      </w:r>
    </w:p>
    <w:p w:rsidR="00000000" w:rsidDel="00000000" w:rsidP="00000000" w:rsidRDefault="00000000" w:rsidRPr="00000000" w14:paraId="00000114">
      <w:pPr>
        <w:pageBreakBefore w:val="0"/>
        <w:spacing w:after="0" w:line="240" w:lineRule="auto"/>
        <w:rPr/>
      </w:pPr>
      <w:r w:rsidDel="00000000" w:rsidR="00000000" w:rsidRPr="00000000">
        <w:rPr>
          <w:rtl w:val="0"/>
        </w:rPr>
        <w:t xml:space="preserve">Potassium 4 mEq/L </w:t>
      </w:r>
    </w:p>
    <w:p w:rsidR="00000000" w:rsidDel="00000000" w:rsidP="00000000" w:rsidRDefault="00000000" w:rsidRPr="00000000" w14:paraId="00000115">
      <w:pPr>
        <w:pageBreakBefore w:val="0"/>
        <w:spacing w:after="0" w:line="240" w:lineRule="auto"/>
        <w:rPr/>
      </w:pPr>
      <w:r w:rsidDel="00000000" w:rsidR="00000000" w:rsidRPr="00000000">
        <w:rPr>
          <w:rtl w:val="0"/>
        </w:rPr>
        <w:t xml:space="preserve">Chloride 97 mEq/L </w:t>
      </w:r>
    </w:p>
    <w:p w:rsidR="00000000" w:rsidDel="00000000" w:rsidP="00000000" w:rsidRDefault="00000000" w:rsidRPr="00000000" w14:paraId="00000116">
      <w:pPr>
        <w:pageBreakBefore w:val="0"/>
        <w:spacing w:after="0" w:line="240" w:lineRule="auto"/>
        <w:rPr/>
      </w:pPr>
      <w:r w:rsidDel="00000000" w:rsidR="00000000" w:rsidRPr="00000000">
        <w:rPr>
          <w:rtl w:val="0"/>
        </w:rPr>
        <w:t xml:space="preserve">C02 24 mEq/L </w:t>
      </w:r>
    </w:p>
    <w:p w:rsidR="00000000" w:rsidDel="00000000" w:rsidP="00000000" w:rsidRDefault="00000000" w:rsidRPr="00000000" w14:paraId="00000117">
      <w:pPr>
        <w:pageBreakBefore w:val="0"/>
        <w:spacing w:after="0" w:line="240" w:lineRule="auto"/>
        <w:rPr/>
      </w:pPr>
      <w:r w:rsidDel="00000000" w:rsidR="00000000" w:rsidRPr="00000000">
        <w:rPr>
          <w:rtl w:val="0"/>
        </w:rPr>
        <w:t xml:space="preserve">Glucose 165 mg/dl</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Sodeman, William A, and William P Boyd. Gastroenterology Case Studies. New Hyde Park, N.Y.: Medical Examination Pub. Co., 1985.</w:t>
      </w:r>
    </w:p>
    <w:p w:rsidR="00000000" w:rsidDel="00000000" w:rsidP="00000000" w:rsidRDefault="00000000" w:rsidRPr="00000000" w14:paraId="00000119">
      <w:pPr>
        <w:pStyle w:val="Heading2"/>
        <w:pageBreakBefore w:val="0"/>
        <w:rPr/>
      </w:pPr>
      <w:bookmarkStart w:colFirst="0" w:colLast="0" w:name="_26in1rg" w:id="11"/>
      <w:bookmarkEnd w:id="11"/>
      <w:r w:rsidDel="00000000" w:rsidR="00000000" w:rsidRPr="00000000">
        <w:rPr>
          <w:rtl w:val="0"/>
        </w:rPr>
        <w:t xml:space="preserve">GI12: Cirrhosis with Gallstones</w:t>
      </w:r>
    </w:p>
    <w:p w:rsidR="00000000" w:rsidDel="00000000" w:rsidP="00000000" w:rsidRDefault="00000000" w:rsidRPr="00000000" w14:paraId="0000011A">
      <w:pPr>
        <w:pageBreakBefore w:val="0"/>
        <w:spacing w:after="0" w:line="240" w:lineRule="auto"/>
        <w:rPr/>
      </w:pPr>
      <w:r w:rsidDel="00000000" w:rsidR="00000000" w:rsidRPr="00000000">
        <w:rPr>
          <w:b w:val="1"/>
          <w:bCs w:val="1"/>
          <w:rtl w:val="0"/>
        </w:rPr>
        <w:t xml:space="preserve">HISTORY</w:t>
      </w:r>
      <w:r w:rsidDel="00000000" w:rsidR="00000000" w:rsidRPr="00000000">
        <w:rPr>
          <w:rtl w:val="0"/>
        </w:rPr>
        <w:t xml:space="preserve">: A 42-year—old man is seen for evaluation of </w:t>
      </w:r>
      <w:r w:rsidDel="00000000" w:rsidR="00000000" w:rsidRPr="00000000">
        <w:rPr>
          <w:highlight w:val="cyan"/>
          <w:rtl w:val="0"/>
        </w:rPr>
        <w:t xml:space="preserve">jaundice</w:t>
      </w:r>
      <w:r w:rsidDel="00000000" w:rsidR="00000000" w:rsidRPr="00000000">
        <w:rPr>
          <w:rtl w:val="0"/>
        </w:rPr>
        <w:t xml:space="preserve">. The patient noted the onset of jaundice 2 weeks ago, without any symptoms, except fatigue of several months duration. The patient specifically denied abdominal pain, fever, exposure to hepatitis, and medication ingestion. He had noted abdominal distention over the past month and had to let out his waistbands by 2 inches. He stated that he customarily drank four or five drinks a day since age 18 but had been drinking somewhat more the past 3. He had never been hospitalized and denied a history of intestinal bleeding. </w:t>
      </w:r>
    </w:p>
    <w:p w:rsidR="00000000" w:rsidDel="00000000" w:rsidP="00000000" w:rsidRDefault="00000000" w:rsidRPr="00000000" w14:paraId="0000011B">
      <w:pPr>
        <w:pageBreakBefore w:val="0"/>
        <w:spacing w:after="0" w:line="240" w:lineRule="auto"/>
        <w:rPr/>
      </w:pPr>
      <w:r w:rsidDel="00000000" w:rsidR="00000000" w:rsidRPr="00000000">
        <w:rPr>
          <w:rtl w:val="0"/>
        </w:rPr>
      </w:r>
    </w:p>
    <w:p w:rsidR="00000000" w:rsidDel="00000000" w:rsidP="00000000" w:rsidRDefault="00000000" w:rsidRPr="00000000" w14:paraId="0000011C">
      <w:pPr>
        <w:pageBreakBefore w:val="0"/>
        <w:spacing w:after="0" w:line="240" w:lineRule="auto"/>
        <w:rPr/>
      </w:pPr>
      <w:r w:rsidDel="00000000" w:rsidR="00000000" w:rsidRPr="00000000">
        <w:rPr>
          <w:b w:val="1"/>
          <w:bCs w:val="1"/>
          <w:rtl w:val="0"/>
        </w:rPr>
        <w:t xml:space="preserve">PHYSICAL EXAMINATION</w:t>
      </w:r>
      <w:r w:rsidDel="00000000" w:rsidR="00000000" w:rsidRPr="00000000">
        <w:rPr>
          <w:rtl w:val="0"/>
        </w:rPr>
        <w:t xml:space="preserve">: Thin male with prominent abdomen. Vital signs stable. Conjunctivae and skin yellow. Skin exam revealed multiple spider angiomata( over chest, back, and shoulders, as well as palmar erythema and Dupuytren's contractures  on both sides. Chest and cardiac exams normal. Abdomen revealed an enlarged liver (mildly tender) 16 cm in height in the right line and 13 cm at the xyohoid. A fluid wave was present. The spleen was palpable. Except for moderate muscle wasting, the rest of the exam was normal.</w:t>
      </w:r>
    </w:p>
    <w:p w:rsidR="00000000" w:rsidDel="00000000" w:rsidP="00000000" w:rsidRDefault="00000000" w:rsidRPr="00000000" w14:paraId="0000011D">
      <w:pPr>
        <w:pageBreakBefore w:val="0"/>
        <w:spacing w:after="0" w:line="240" w:lineRule="auto"/>
        <w:rPr/>
      </w:pPr>
      <w:r w:rsidDel="00000000" w:rsidR="00000000" w:rsidRPr="00000000">
        <w:rPr>
          <w:rtl w:val="0"/>
        </w:rPr>
      </w:r>
    </w:p>
    <w:p w:rsidR="00000000" w:rsidDel="00000000" w:rsidP="00000000" w:rsidRDefault="00000000" w:rsidRPr="00000000" w14:paraId="0000011E">
      <w:pPr>
        <w:pageBreakBefore w:val="0"/>
        <w:spacing w:after="0" w:line="240" w:lineRule="auto"/>
        <w:rPr/>
      </w:pPr>
      <w:r w:rsidDel="00000000" w:rsidR="00000000" w:rsidRPr="00000000">
        <w:rPr>
          <w:rtl w:val="0"/>
        </w:rPr>
      </w:r>
    </w:p>
    <w:p w:rsidR="00000000" w:rsidDel="00000000" w:rsidP="00000000" w:rsidRDefault="00000000" w:rsidRPr="00000000" w14:paraId="0000011F">
      <w:pPr>
        <w:pageBreakBefore w:val="0"/>
        <w:spacing w:after="0" w:line="240" w:lineRule="auto"/>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719923" cy="2267539"/>
            <wp:effectExtent b="0" l="0" r="0" t="0"/>
            <wp:docPr descr="LABORATORY &#10;Hemogram &#10;Hemoglobin 10 g/dl &#10;Hematocrit 30.5% &#10;WBC 10,200 &#10;Differential normal &#10;Platelets 88,000 &#10;Prothrombin time, patient 12.5 sec, control 11.0 sec &#10;Chemistry &#10;SGOT 111 mU/m1 &#10;SGPT 40 mU/m1 &#10;Bilirubin 12.5 mg/dl &#10;BUN 6 mg/dl &#10;Creatinine 1.1 mg/dl &#10;Albumin 2.8 g/dl &#10;Alkaline phosphatase 170 mU/ml &#10;Cholesterol 100 mg/dl &#10;Serology &#10;VDRL negative &#10;HBsAg negative &#10;Radiology &#10;— gallstones in gallbladder, biliary ducts &#10;Ultrasound &#10;not dilated &#10;Upper GI series — probable esophageal varices " id="1" name="image1.png"/>
            <a:graphic>
              <a:graphicData uri="http://schemas.openxmlformats.org/drawingml/2006/picture">
                <pic:pic>
                  <pic:nvPicPr>
                    <pic:cNvPr descr="LABORATORY &#10;Hemogram &#10;Hemoglobin 10 g/dl &#10;Hematocrit 30.5% &#10;WBC 10,200 &#10;Differential normal &#10;Platelets 88,000 &#10;Prothrombin time, patient 12.5 sec, control 11.0 sec &#10;Chemistry &#10;SGOT 111 mU/m1 &#10;SGPT 40 mU/m1 &#10;Bilirubin 12.5 mg/dl &#10;BUN 6 mg/dl &#10;Creatinine 1.1 mg/dl &#10;Albumin 2.8 g/dl &#10;Alkaline phosphatase 170 mU/ml &#10;Cholesterol 100 mg/dl &#10;Serology &#10;VDRL negative &#10;HBsAg negative &#10;Radiology &#10;— gallstones in gallbladder, biliary ducts &#10;Ultrasound &#10;not dilated &#10;Upper GI series — probable esophageal varices " id="0" name="image1.png"/>
                    <pic:cNvPicPr preferRelativeResize="0"/>
                  </pic:nvPicPr>
                  <pic:blipFill>
                    <a:blip r:embed="rId6"/>
                    <a:srcRect b="0" l="0" r="0" t="0"/>
                    <a:stretch>
                      <a:fillRect/>
                    </a:stretch>
                  </pic:blipFill>
                  <pic:spPr>
                    <a:xfrm>
                      <a:off x="0" y="0"/>
                      <a:ext cx="2719923" cy="226753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Sodeman, William A, and William P Boyd. Gastroenterology Case Studies. New Hyde Park, N.Y.: Medical Examination Pub. Co., 1985.</w:t>
      </w:r>
    </w:p>
    <w:p w:rsidR="00000000" w:rsidDel="00000000" w:rsidP="00000000" w:rsidRDefault="00000000" w:rsidRPr="00000000" w14:paraId="0000012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pageBreakBefore w:val="0"/>
        <w:rPr/>
      </w:pPr>
      <w:bookmarkStart w:colFirst="0" w:colLast="0" w:name="_lnxbz9" w:id="12"/>
      <w:bookmarkEnd w:id="12"/>
      <w:r w:rsidDel="00000000" w:rsidR="00000000" w:rsidRPr="00000000">
        <w:rPr>
          <w:rtl w:val="0"/>
        </w:rPr>
        <w:t xml:space="preserve">GI13: Chronic Liver Disease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b w:val="1"/>
          <w:bCs w:val="1"/>
          <w:rtl w:val="0"/>
        </w:rPr>
        <w:t xml:space="preserve">Hx</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patient was a previously healthy 44-year-old woman whose chief complaint was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jaundice and right upper quadrant pain.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about 1 year, she had the sensation of dry mouth; there were no oral lesions or dysphagia. She had no dry eyes or other features of the complete sicca syndrome.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Six weeks prior to admission, she sought advice from an herbalist and was given several herbal medications including desiccated liver, "Texas elixir," peppermint leaf, and nopal. These medications worsened her oral symptoms, and she stopped taking them after a few days.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 the next few weeks, she developed fatigue and a poor appetite.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week she developed jaundice, right upper quadrant abdominal pain, dark urine, and clay-colored stool.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At this point in time, the patient saw a physician and was told that she had hepatitis. She was given esomeprazole, promethazine, clotrimazole, and rofecoxib.</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ff0000"/>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past medical history was positive for 2 cesarean sections and an elective surgical abortion (performed 4 months previously). She had no history of arthritis, pleurisy, thyroid disease, diabetes, diarrhea, or Raynaud's syndrome. She has had no blood transfusions, no alcohol or tobacco use, no substance abuse, no travel in the last 10 years, and no relevant family history of serious disease.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examination showed a mildly obese, deeply jaundiced woman in mild distress due to fatigue and right upper quadrant discomfort. There was a hint of palmar erythema (Figure 1) and a single cutaneous vascular lesion on her anterior chest (Figure 2). There was no clubbing, edema, or enlarged parotid glands. The liver was felt 3 cm below the right costal margin in the mid-clavicular line; it was smooth, soft, and mildly tender. The spleen was not palpable.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499555" cy="204963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99555" cy="2049636"/>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670423" cy="132381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70423" cy="13238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Laboratory investigations disclosed the following values: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Hemoglobin: 12.6 g/dL</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White blood cell count: 6200/mm</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Platelets: 170,000/mm</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Creatinine: 0.8 mg/dL</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Prothrombin time: 18.2 sec</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Partial thromboplastin time 52.7 sec</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Total bilirubin: 24.7 mg/dL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Direct bilirubin: 13.7 mg/dL</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Total protein 7.9 g/dL</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Albumin: 2.5 g/dL</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Alkaline phosphatase: 128 U/L</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Aspartate aminotransferase (AST): 3017 U/L</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Alanine aminotransferase: 2262 U/L</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The patient had an ultrasound examination of the liver (Figures 3, 4) which showed hepatomegaly but no mass lesions, gallstones, or dilated bile ducts. Doppler sonography showed normal portal and hepatic venous flow (not shown).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084436" cy="184993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84436" cy="184993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240813" cy="991432"/>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240813" cy="99143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Style w:val="Heading2"/>
        <w:pageBreakBefore w:val="0"/>
        <w:rPr/>
      </w:pPr>
      <w:r w:rsidDel="00000000" w:rsidR="00000000" w:rsidRPr="00000000">
        <w:rPr>
          <w:rtl w:val="0"/>
        </w:rPr>
        <w:t xml:space="preserve">GI14: Chronic Duodenal Ulcer </w:t>
      </w:r>
    </w:p>
    <w:p w:rsidR="00000000" w:rsidDel="00000000" w:rsidP="00000000" w:rsidRDefault="00000000" w:rsidRPr="00000000" w14:paraId="0000014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4F">
      <w:pPr>
        <w:pageBreakBefore w:val="0"/>
        <w:spacing w:after="0" w:line="240" w:lineRule="auto"/>
        <w:rPr>
          <w:b w:val="1"/>
          <w:bCs w:val="1"/>
        </w:rPr>
      </w:pPr>
      <w:r w:rsidDel="00000000" w:rsidR="00000000" w:rsidRPr="00000000">
        <w:rPr>
          <w:b w:val="1"/>
          <w:bCs w:val="1"/>
          <w:rtl w:val="0"/>
        </w:rPr>
        <w:t xml:space="preserve">Hx</w:t>
      </w:r>
    </w:p>
    <w:p w:rsidR="00000000" w:rsidDel="00000000" w:rsidP="00000000" w:rsidRDefault="00000000" w:rsidRPr="00000000" w14:paraId="00000150">
      <w:pPr>
        <w:pageBreakBefore w:val="0"/>
        <w:spacing w:after="0" w:line="240" w:lineRule="auto"/>
        <w:rPr>
          <w:b w:val="1"/>
          <w:bCs w:val="1"/>
          <w:u w:val="single"/>
        </w:rPr>
      </w:pPr>
      <w:r w:rsidDel="00000000" w:rsidR="00000000" w:rsidRPr="00000000">
        <w:rPr>
          <w:rtl w:val="0"/>
        </w:rPr>
        <w:t xml:space="preserve">Mr …, a 42-year-old, serviceman, normotensive, nondiabetic, smoker, used to take 20 to 30 sticks per day, hailing from …, presented with frequent </w:t>
      </w:r>
      <w:r w:rsidDel="00000000" w:rsidR="00000000" w:rsidRPr="00000000">
        <w:rPr>
          <w:highlight w:val="cyan"/>
          <w:rtl w:val="0"/>
        </w:rPr>
        <w:t xml:space="preserve">pain in the epigastric region for 2-3 months</w:t>
      </w:r>
      <w:r w:rsidDel="00000000" w:rsidR="00000000" w:rsidRPr="00000000">
        <w:rPr>
          <w:rtl w:val="0"/>
        </w:rPr>
        <w:t xml:space="preserve">. The pain is burning or dull aching in nature, more marked in empty stomach, like hunger pain. It is relieved by taking food or antacid. Sometimes, the pain appears at the late hours of night, awakening the patient from sleep, relieved by taking food or antacid. The patient also complains of occasional nausea and belching for 2 months. There is no history of vomiting, hematemesis, melena, anorexia, weight loss or weakness. His bowel and bladder habits are normal. He occasionally takes antacids, ranitidine and omeprazole for his illness. However, there is no history of taking NSAID or steroid. There is no similar illness in his family.</w:t>
      </w:r>
      <w:r w:rsidDel="00000000" w:rsidR="00000000" w:rsidRPr="00000000">
        <w:rPr>
          <w:rtl w:val="0"/>
        </w:rPr>
      </w:r>
    </w:p>
    <w:p w:rsidR="00000000" w:rsidDel="00000000" w:rsidP="00000000" w:rsidRDefault="00000000" w:rsidRPr="00000000" w14:paraId="00000151">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52">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153">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154">
      <w:pPr>
        <w:pageBreakBefore w:val="0"/>
        <w:spacing w:after="0" w:line="240" w:lineRule="auto"/>
        <w:rPr/>
      </w:pPr>
      <w:r w:rsidDel="00000000" w:rsidR="00000000" w:rsidRPr="00000000">
        <w:rPr>
          <w:rtl w:val="0"/>
        </w:rPr>
        <w:t xml:space="preserve"> The patient appears to be in good health</w:t>
      </w:r>
    </w:p>
    <w:p w:rsidR="00000000" w:rsidDel="00000000" w:rsidP="00000000" w:rsidRDefault="00000000" w:rsidRPr="00000000" w14:paraId="00000155">
      <w:pPr>
        <w:pageBreakBefore w:val="0"/>
        <w:spacing w:after="0" w:line="240" w:lineRule="auto"/>
        <w:rPr/>
      </w:pPr>
      <w:r w:rsidDel="00000000" w:rsidR="00000000" w:rsidRPr="00000000">
        <w:rPr>
          <w:rtl w:val="0"/>
        </w:rPr>
        <w:t xml:space="preserve"> No anemia, jaundice, clubbing, cyanosis, koilonychia, leukonychia or oedema</w:t>
      </w:r>
    </w:p>
    <w:p w:rsidR="00000000" w:rsidDel="00000000" w:rsidP="00000000" w:rsidRDefault="00000000" w:rsidRPr="00000000" w14:paraId="00000156">
      <w:pPr>
        <w:pageBreakBefore w:val="0"/>
        <w:spacing w:after="0" w:line="240" w:lineRule="auto"/>
        <w:rPr/>
      </w:pPr>
      <w:r w:rsidDel="00000000" w:rsidR="00000000" w:rsidRPr="00000000">
        <w:rPr>
          <w:rtl w:val="0"/>
        </w:rPr>
        <w:t xml:space="preserve"> No lymphadenopathy or thyromegaly</w:t>
      </w:r>
    </w:p>
    <w:p w:rsidR="00000000" w:rsidDel="00000000" w:rsidP="00000000" w:rsidRDefault="00000000" w:rsidRPr="00000000" w14:paraId="00000157">
      <w:pPr>
        <w:pageBreakBefore w:val="0"/>
        <w:spacing w:after="0" w:line="240" w:lineRule="auto"/>
        <w:rPr/>
      </w:pPr>
      <w:r w:rsidDel="00000000" w:rsidR="00000000" w:rsidRPr="00000000">
        <w:rPr>
          <w:rtl w:val="0"/>
        </w:rPr>
        <w:t xml:space="preserve"> Pulse: 80/min</w:t>
      </w:r>
    </w:p>
    <w:p w:rsidR="00000000" w:rsidDel="00000000" w:rsidP="00000000" w:rsidRDefault="00000000" w:rsidRPr="00000000" w14:paraId="00000158">
      <w:pPr>
        <w:pageBreakBefore w:val="0"/>
        <w:spacing w:after="0" w:line="240" w:lineRule="auto"/>
        <w:rPr/>
      </w:pPr>
      <w:r w:rsidDel="00000000" w:rsidR="00000000" w:rsidRPr="00000000">
        <w:rPr>
          <w:rtl w:val="0"/>
        </w:rPr>
        <w:t xml:space="preserve"> BP: 120/80 mm Hg.</w:t>
      </w:r>
    </w:p>
    <w:p w:rsidR="00000000" w:rsidDel="00000000" w:rsidP="00000000" w:rsidRDefault="00000000" w:rsidRPr="00000000" w14:paraId="00000159">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15A">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15B">
      <w:pPr>
        <w:pageBreakBefore w:val="0"/>
        <w:spacing w:after="0" w:line="240" w:lineRule="auto"/>
        <w:rPr/>
      </w:pPr>
      <w:r w:rsidDel="00000000" w:rsidR="00000000" w:rsidRPr="00000000">
        <w:rPr>
          <w:rtl w:val="0"/>
        </w:rPr>
        <w:t xml:space="preserve">Lips, gums, teeth, tongue and oral cavity—normal.</w:t>
      </w:r>
    </w:p>
    <w:p w:rsidR="00000000" w:rsidDel="00000000" w:rsidP="00000000" w:rsidRDefault="00000000" w:rsidRPr="00000000" w14:paraId="0000015C">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15D">
      <w:pPr>
        <w:pageBreakBefore w:val="0"/>
        <w:spacing w:after="0" w:line="240" w:lineRule="auto"/>
        <w:rPr/>
      </w:pPr>
      <w:r w:rsidDel="00000000" w:rsidR="00000000" w:rsidRPr="00000000">
        <w:rPr>
          <w:b w:val="1"/>
          <w:bCs w:val="1"/>
          <w:rtl w:val="0"/>
        </w:rPr>
        <w:t xml:space="preserve">Inspection: </w:t>
      </w:r>
      <w:r w:rsidDel="00000000" w:rsidR="00000000" w:rsidRPr="00000000">
        <w:rPr>
          <w:rtl w:val="0"/>
        </w:rPr>
        <w:t xml:space="preserve">normal</w:t>
      </w:r>
    </w:p>
    <w:p w:rsidR="00000000" w:rsidDel="00000000" w:rsidP="00000000" w:rsidRDefault="00000000" w:rsidRPr="00000000" w14:paraId="0000015E">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15F">
      <w:pPr>
        <w:pageBreakBefore w:val="0"/>
        <w:spacing w:after="0" w:line="240" w:lineRule="auto"/>
        <w:rPr/>
      </w:pPr>
      <w:r w:rsidDel="00000000" w:rsidR="00000000" w:rsidRPr="00000000">
        <w:rPr>
          <w:rtl w:val="0"/>
        </w:rPr>
        <w:t xml:space="preserve"> Tenderness in epigastric region, no palpable mass</w:t>
      </w:r>
    </w:p>
    <w:p w:rsidR="00000000" w:rsidDel="00000000" w:rsidP="00000000" w:rsidRDefault="00000000" w:rsidRPr="00000000" w14:paraId="00000160">
      <w:pPr>
        <w:pageBreakBefore w:val="0"/>
        <w:spacing w:after="0" w:line="240" w:lineRule="auto"/>
        <w:rPr/>
      </w:pPr>
      <w:r w:rsidDel="00000000" w:rsidR="00000000" w:rsidRPr="00000000">
        <w:rPr>
          <w:rtl w:val="0"/>
        </w:rPr>
        <w:t xml:space="preserve"> Liver: not palpable</w:t>
      </w:r>
    </w:p>
    <w:p w:rsidR="00000000" w:rsidDel="00000000" w:rsidP="00000000" w:rsidRDefault="00000000" w:rsidRPr="00000000" w14:paraId="00000161">
      <w:pPr>
        <w:pageBreakBefore w:val="0"/>
        <w:spacing w:after="0" w:line="240" w:lineRule="auto"/>
        <w:rPr/>
      </w:pPr>
      <w:r w:rsidDel="00000000" w:rsidR="00000000" w:rsidRPr="00000000">
        <w:rPr>
          <w:rtl w:val="0"/>
        </w:rPr>
        <w:t xml:space="preserve"> Spleen: not palpable</w:t>
      </w:r>
    </w:p>
    <w:p w:rsidR="00000000" w:rsidDel="00000000" w:rsidP="00000000" w:rsidRDefault="00000000" w:rsidRPr="00000000" w14:paraId="00000162">
      <w:pPr>
        <w:pageBreakBefore w:val="0"/>
        <w:spacing w:after="0" w:line="240" w:lineRule="auto"/>
        <w:rPr/>
      </w:pPr>
      <w:r w:rsidDel="00000000" w:rsidR="00000000" w:rsidRPr="00000000">
        <w:rPr>
          <w:rtl w:val="0"/>
        </w:rPr>
        <w:t xml:space="preserve">Kidneys: not ballotable</w:t>
      </w:r>
    </w:p>
    <w:p w:rsidR="00000000" w:rsidDel="00000000" w:rsidP="00000000" w:rsidRDefault="00000000" w:rsidRPr="00000000" w14:paraId="00000163">
      <w:pPr>
        <w:pageBreakBefore w:val="0"/>
        <w:spacing w:after="0" w:line="240" w:lineRule="auto"/>
        <w:rPr/>
      </w:pPr>
      <w:r w:rsidDel="00000000" w:rsidR="00000000" w:rsidRPr="00000000">
        <w:rPr>
          <w:rtl w:val="0"/>
        </w:rPr>
        <w:t xml:space="preserve"> No lump or mass.</w:t>
      </w:r>
    </w:p>
    <w:p w:rsidR="00000000" w:rsidDel="00000000" w:rsidP="00000000" w:rsidRDefault="00000000" w:rsidRPr="00000000" w14:paraId="00000164">
      <w:pPr>
        <w:pageBreakBefore w:val="0"/>
        <w:spacing w:after="0" w:line="240" w:lineRule="auto"/>
        <w:rPr/>
      </w:pPr>
      <w:r w:rsidDel="00000000" w:rsidR="00000000" w:rsidRPr="00000000">
        <w:rPr>
          <w:rtl w:val="0"/>
        </w:rPr>
        <w:t xml:space="preserve"> Genetalia: normal.</w:t>
      </w:r>
    </w:p>
    <w:p w:rsidR="00000000" w:rsidDel="00000000" w:rsidP="00000000" w:rsidRDefault="00000000" w:rsidRPr="00000000" w14:paraId="00000165">
      <w:pPr>
        <w:pageBreakBefore w:val="0"/>
        <w:spacing w:after="0" w:line="240" w:lineRule="auto"/>
        <w:rPr>
          <w:b w:val="1"/>
          <w:bCs w:val="1"/>
        </w:rPr>
      </w:pPr>
      <w:r w:rsidDel="00000000" w:rsidR="00000000" w:rsidRPr="00000000">
        <w:rPr>
          <w:b w:val="1"/>
          <w:bCs w:val="1"/>
          <w:rtl w:val="0"/>
        </w:rPr>
        <w:t xml:space="preserve">Percussion:</w:t>
      </w:r>
    </w:p>
    <w:p w:rsidR="00000000" w:rsidDel="00000000" w:rsidP="00000000" w:rsidRDefault="00000000" w:rsidRPr="00000000" w14:paraId="00000166">
      <w:pPr>
        <w:pageBreakBefore w:val="0"/>
        <w:spacing w:after="0" w:line="240" w:lineRule="auto"/>
        <w:rPr/>
      </w:pPr>
      <w:r w:rsidDel="00000000" w:rsidR="00000000" w:rsidRPr="00000000">
        <w:rPr>
          <w:rtl w:val="0"/>
        </w:rPr>
        <w:t xml:space="preserve"> Percussion note is tympanitic</w:t>
      </w:r>
    </w:p>
    <w:p w:rsidR="00000000" w:rsidDel="00000000" w:rsidP="00000000" w:rsidRDefault="00000000" w:rsidRPr="00000000" w14:paraId="00000167">
      <w:pPr>
        <w:pageBreakBefore w:val="0"/>
        <w:spacing w:after="0" w:line="240" w:lineRule="auto"/>
        <w:rPr/>
      </w:pPr>
      <w:r w:rsidDel="00000000" w:rsidR="00000000" w:rsidRPr="00000000">
        <w:rPr>
          <w:rtl w:val="0"/>
        </w:rPr>
        <w:t xml:space="preserve"> No shifting dullness.</w:t>
      </w:r>
    </w:p>
    <w:p w:rsidR="00000000" w:rsidDel="00000000" w:rsidP="00000000" w:rsidRDefault="00000000" w:rsidRPr="00000000" w14:paraId="00000168">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169">
      <w:pPr>
        <w:pageBreakBefore w:val="0"/>
        <w:spacing w:after="0" w:line="240" w:lineRule="auto"/>
        <w:rPr/>
      </w:pPr>
      <w:r w:rsidDel="00000000" w:rsidR="00000000" w:rsidRPr="00000000">
        <w:rPr>
          <w:rtl w:val="0"/>
        </w:rPr>
        <w:t xml:space="preserve"> Bowel sounds—normal.</w:t>
      </w:r>
    </w:p>
    <w:p w:rsidR="00000000" w:rsidDel="00000000" w:rsidP="00000000" w:rsidRDefault="00000000" w:rsidRPr="00000000" w14:paraId="0000016A">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16C">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6D">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6E">
      <w:pPr>
        <w:pageBreakBefore w:val="0"/>
        <w:rPr>
          <w:b w:val="1"/>
          <w:bCs w:val="1"/>
          <w:sz w:val="36"/>
          <w:szCs w:val="36"/>
        </w:rPr>
      </w:pPr>
      <w:bookmarkStart w:colFirst="0" w:colLast="0" w:name="_35nkun2" w:id="13"/>
      <w:bookmarkEnd w:id="13"/>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2"/>
        <w:pageBreakBefore w:val="0"/>
        <w:rPr/>
      </w:pPr>
      <w:r w:rsidDel="00000000" w:rsidR="00000000" w:rsidRPr="00000000">
        <w:rPr>
          <w:rtl w:val="0"/>
        </w:rPr>
        <w:t xml:space="preserve">GI15: Carcinoma of Stomach </w:t>
      </w:r>
    </w:p>
    <w:p w:rsidR="00000000" w:rsidDel="00000000" w:rsidP="00000000" w:rsidRDefault="00000000" w:rsidRPr="00000000" w14:paraId="00000170">
      <w:pPr>
        <w:pageBreakBefore w:val="0"/>
        <w:spacing w:after="0" w:line="240" w:lineRule="auto"/>
        <w:rPr>
          <w:b w:val="1"/>
          <w:bCs w:val="1"/>
        </w:rPr>
      </w:pPr>
      <w:r w:rsidDel="00000000" w:rsidR="00000000" w:rsidRPr="00000000">
        <w:rPr>
          <w:b w:val="1"/>
          <w:bCs w:val="1"/>
          <w:rtl w:val="0"/>
        </w:rPr>
        <w:t xml:space="preserve">Hx</w:t>
      </w:r>
    </w:p>
    <w:p w:rsidR="00000000" w:rsidDel="00000000" w:rsidP="00000000" w:rsidRDefault="00000000" w:rsidRPr="00000000" w14:paraId="00000171">
      <w:pPr>
        <w:pageBreakBefore w:val="0"/>
        <w:spacing w:after="0" w:line="240" w:lineRule="auto"/>
        <w:rPr/>
      </w:pPr>
      <w:r w:rsidDel="00000000" w:rsidR="00000000" w:rsidRPr="00000000">
        <w:rPr>
          <w:rtl w:val="0"/>
        </w:rPr>
        <w:t xml:space="preserve">Mr … 64-year-old, businessman, non-hypertensive, nondiabetic, smoker, hailing from …, presented with </w:t>
      </w:r>
      <w:r w:rsidDel="00000000" w:rsidR="00000000" w:rsidRPr="00000000">
        <w:rPr>
          <w:highlight w:val="cyan"/>
          <w:rtl w:val="0"/>
        </w:rPr>
        <w:t xml:space="preserve">upper abdominal pain</w:t>
      </w:r>
      <w:r w:rsidDel="00000000" w:rsidR="00000000" w:rsidRPr="00000000">
        <w:rPr>
          <w:rtl w:val="0"/>
        </w:rPr>
        <w:t xml:space="preserve">, loss of appetite, abdominal discomfort, nausea and vomiting. The pain is dull aching in nature, constant, aggravated by taking food and does not radiate to any site. It occasionally reduces after taking antacid. </w:t>
      </w:r>
    </w:p>
    <w:p w:rsidR="00000000" w:rsidDel="00000000" w:rsidP="00000000" w:rsidRDefault="00000000" w:rsidRPr="00000000" w14:paraId="00000172">
      <w:pPr>
        <w:pageBreakBefore w:val="0"/>
        <w:spacing w:after="0" w:line="240" w:lineRule="auto"/>
        <w:rPr/>
      </w:pPr>
      <w:r w:rsidDel="00000000" w:rsidR="00000000" w:rsidRPr="00000000">
        <w:rPr>
          <w:rtl w:val="0"/>
        </w:rPr>
      </w:r>
    </w:p>
    <w:p w:rsidR="00000000" w:rsidDel="00000000" w:rsidP="00000000" w:rsidRDefault="00000000" w:rsidRPr="00000000" w14:paraId="00000173">
      <w:pPr>
        <w:pageBreakBefore w:val="0"/>
        <w:spacing w:after="0" w:line="240" w:lineRule="auto"/>
        <w:rPr/>
      </w:pPr>
      <w:r w:rsidDel="00000000" w:rsidR="00000000" w:rsidRPr="00000000">
        <w:rPr>
          <w:rtl w:val="0"/>
        </w:rPr>
        <w:t xml:space="preserve">He also complains of occasional vomiting, which occurs after taking food, the vomitus contains the food materials but no blood or bile. There is no history of induced or projectile vomiting.</w:t>
      </w:r>
    </w:p>
    <w:p w:rsidR="00000000" w:rsidDel="00000000" w:rsidP="00000000" w:rsidRDefault="00000000" w:rsidRPr="00000000" w14:paraId="00000174">
      <w:pPr>
        <w:pageBreakBefore w:val="0"/>
        <w:spacing w:after="0" w:line="240" w:lineRule="auto"/>
        <w:rPr/>
      </w:pPr>
      <w:r w:rsidDel="00000000" w:rsidR="00000000" w:rsidRPr="00000000">
        <w:rPr>
          <w:rtl w:val="0"/>
        </w:rPr>
      </w:r>
    </w:p>
    <w:p w:rsidR="00000000" w:rsidDel="00000000" w:rsidP="00000000" w:rsidRDefault="00000000" w:rsidRPr="00000000" w14:paraId="00000175">
      <w:pPr>
        <w:pageBreakBefore w:val="0"/>
        <w:spacing w:after="0" w:line="240" w:lineRule="auto"/>
        <w:rPr>
          <w:b w:val="1"/>
          <w:bCs w:val="1"/>
        </w:rPr>
      </w:pPr>
      <w:r w:rsidDel="00000000" w:rsidR="00000000" w:rsidRPr="00000000">
        <w:rPr>
          <w:rtl w:val="0"/>
        </w:rPr>
        <w:t xml:space="preserve"> The patient also complains of weakness, marked loss of appetite and significant weight loss for the last 2-3 months. There is no history of melena, cough or evening rise of temperature. His bowel and bladder habits are normal. There is no history of such illness in his family. He used to smoke about 20 sticks of cigarettes for the last 40 years but not alcohol. For his symptoms, local doctor prescribed tablet ranitidine and antacid, but his symptoms did not improve.</w:t>
      </w:r>
      <w:r w:rsidDel="00000000" w:rsidR="00000000" w:rsidRPr="00000000">
        <w:rPr>
          <w:rtl w:val="0"/>
        </w:rPr>
      </w:r>
    </w:p>
    <w:p w:rsidR="00000000" w:rsidDel="00000000" w:rsidP="00000000" w:rsidRDefault="00000000" w:rsidRPr="00000000" w14:paraId="00000176">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177">
      <w:pPr>
        <w:pageBreakBefore w:val="0"/>
        <w:spacing w:after="0" w:line="240" w:lineRule="auto"/>
        <w:rPr/>
      </w:pPr>
      <w:r w:rsidDel="00000000" w:rsidR="00000000" w:rsidRPr="00000000">
        <w:rPr>
          <w:rtl w:val="0"/>
        </w:rPr>
        <w:t xml:space="preserve"> Ill looking and grossly emaciated</w:t>
      </w:r>
    </w:p>
    <w:p w:rsidR="00000000" w:rsidDel="00000000" w:rsidP="00000000" w:rsidRDefault="00000000" w:rsidRPr="00000000" w14:paraId="00000178">
      <w:pPr>
        <w:pageBreakBefore w:val="0"/>
        <w:spacing w:after="0" w:line="240" w:lineRule="auto"/>
        <w:rPr/>
      </w:pPr>
      <w:r w:rsidDel="00000000" w:rsidR="00000000" w:rsidRPr="00000000">
        <w:rPr>
          <w:rtl w:val="0"/>
        </w:rPr>
        <w:t xml:space="preserve"> Moderately anemic</w:t>
      </w:r>
    </w:p>
    <w:p w:rsidR="00000000" w:rsidDel="00000000" w:rsidP="00000000" w:rsidRDefault="00000000" w:rsidRPr="00000000" w14:paraId="00000179">
      <w:pPr>
        <w:pageBreakBefore w:val="0"/>
        <w:spacing w:after="0" w:line="240" w:lineRule="auto"/>
        <w:rPr/>
      </w:pPr>
      <w:r w:rsidDel="00000000" w:rsidR="00000000" w:rsidRPr="00000000">
        <w:rPr>
          <w:rtl w:val="0"/>
        </w:rPr>
        <w:t xml:space="preserve"> No jaundice, cyanosis, clubbing, koilonychia, leukonychia or edema</w:t>
      </w:r>
    </w:p>
    <w:p w:rsidR="00000000" w:rsidDel="00000000" w:rsidP="00000000" w:rsidRDefault="00000000" w:rsidRPr="00000000" w14:paraId="0000017A">
      <w:pPr>
        <w:pageBreakBefore w:val="0"/>
        <w:spacing w:after="0" w:line="240" w:lineRule="auto"/>
        <w:rPr/>
      </w:pPr>
      <w:r w:rsidDel="00000000" w:rsidR="00000000" w:rsidRPr="00000000">
        <w:rPr>
          <w:rtl w:val="0"/>
        </w:rPr>
        <w:t xml:space="preserve"> No lymphadenopathy or no thyromegaly</w:t>
      </w:r>
    </w:p>
    <w:p w:rsidR="00000000" w:rsidDel="00000000" w:rsidP="00000000" w:rsidRDefault="00000000" w:rsidRPr="00000000" w14:paraId="0000017B">
      <w:pPr>
        <w:pageBreakBefore w:val="0"/>
        <w:spacing w:after="0" w:line="240" w:lineRule="auto"/>
        <w:rPr/>
      </w:pPr>
      <w:r w:rsidDel="00000000" w:rsidR="00000000" w:rsidRPr="00000000">
        <w:rPr>
          <w:rtl w:val="0"/>
        </w:rPr>
        <w:t xml:space="preserve"> Pulse: 120/min</w:t>
      </w:r>
    </w:p>
    <w:p w:rsidR="00000000" w:rsidDel="00000000" w:rsidP="00000000" w:rsidRDefault="00000000" w:rsidRPr="00000000" w14:paraId="0000017C">
      <w:pPr>
        <w:pageBreakBefore w:val="0"/>
        <w:spacing w:after="0" w:line="240" w:lineRule="auto"/>
        <w:rPr/>
      </w:pPr>
      <w:r w:rsidDel="00000000" w:rsidR="00000000" w:rsidRPr="00000000">
        <w:rPr>
          <w:rtl w:val="0"/>
        </w:rPr>
        <w:t xml:space="preserve"> BP: 90/70 mm Hg</w:t>
      </w:r>
    </w:p>
    <w:p w:rsidR="00000000" w:rsidDel="00000000" w:rsidP="00000000" w:rsidRDefault="00000000" w:rsidRPr="00000000" w14:paraId="0000017D">
      <w:pPr>
        <w:pageBreakBefore w:val="0"/>
        <w:spacing w:after="0" w:line="240" w:lineRule="auto"/>
        <w:rPr/>
      </w:pPr>
      <w:r w:rsidDel="00000000" w:rsidR="00000000" w:rsidRPr="00000000">
        <w:rPr>
          <w:rtl w:val="0"/>
        </w:rPr>
        <w:t xml:space="preserve"> Temprature: 97ºF</w:t>
      </w:r>
    </w:p>
    <w:p w:rsidR="00000000" w:rsidDel="00000000" w:rsidP="00000000" w:rsidRDefault="00000000" w:rsidRPr="00000000" w14:paraId="0000017E">
      <w:pPr>
        <w:pageBreakBefore w:val="0"/>
        <w:spacing w:after="0" w:line="240" w:lineRule="auto"/>
        <w:rPr/>
      </w:pPr>
      <w:r w:rsidDel="00000000" w:rsidR="00000000" w:rsidRPr="00000000">
        <w:rPr>
          <w:rtl w:val="0"/>
        </w:rPr>
        <w:t xml:space="preserve"> Respiration: 20/min.</w:t>
      </w:r>
    </w:p>
    <w:p w:rsidR="00000000" w:rsidDel="00000000" w:rsidP="00000000" w:rsidRDefault="00000000" w:rsidRPr="00000000" w14:paraId="0000017F">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180">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181">
      <w:pPr>
        <w:pageBreakBefore w:val="0"/>
        <w:spacing w:after="0" w:line="240" w:lineRule="auto"/>
        <w:rPr/>
      </w:pPr>
      <w:r w:rsidDel="00000000" w:rsidR="00000000" w:rsidRPr="00000000">
        <w:rPr>
          <w:rtl w:val="0"/>
        </w:rPr>
        <w:t xml:space="preserve">Lips, gums, teeth, tongue and oral cavity—mention according to the finding.</w:t>
      </w:r>
    </w:p>
    <w:p w:rsidR="00000000" w:rsidDel="00000000" w:rsidP="00000000" w:rsidRDefault="00000000" w:rsidRPr="00000000" w14:paraId="00000182">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183">
      <w:pPr>
        <w:pageBreakBefore w:val="0"/>
        <w:spacing w:after="0" w:line="240" w:lineRule="auto"/>
        <w:rPr/>
      </w:pPr>
      <w:r w:rsidDel="00000000" w:rsidR="00000000" w:rsidRPr="00000000">
        <w:rPr>
          <w:b w:val="1"/>
          <w:bCs w:val="1"/>
          <w:rtl w:val="0"/>
        </w:rPr>
        <w:t xml:space="preserve">Inspection: </w:t>
      </w:r>
      <w:r w:rsidDel="00000000" w:rsidR="00000000" w:rsidRPr="00000000">
        <w:rPr>
          <w:rtl w:val="0"/>
        </w:rPr>
        <w:t xml:space="preserve">No abnormality detected (may be visible mass in epigastrium or distension of upper</w:t>
      </w:r>
    </w:p>
    <w:p w:rsidR="00000000" w:rsidDel="00000000" w:rsidP="00000000" w:rsidRDefault="00000000" w:rsidRPr="00000000" w14:paraId="00000184">
      <w:pPr>
        <w:pageBreakBefore w:val="0"/>
        <w:spacing w:after="0" w:line="240" w:lineRule="auto"/>
        <w:rPr/>
      </w:pPr>
      <w:r w:rsidDel="00000000" w:rsidR="00000000" w:rsidRPr="00000000">
        <w:rPr>
          <w:rtl w:val="0"/>
        </w:rPr>
        <w:t xml:space="preserve">abdomen).</w:t>
      </w:r>
    </w:p>
    <w:p w:rsidR="00000000" w:rsidDel="00000000" w:rsidP="00000000" w:rsidRDefault="00000000" w:rsidRPr="00000000" w14:paraId="00000185">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186">
      <w:pPr>
        <w:pageBreakBefore w:val="0"/>
        <w:spacing w:after="0" w:line="240" w:lineRule="auto"/>
        <w:rPr/>
      </w:pPr>
      <w:r w:rsidDel="00000000" w:rsidR="00000000" w:rsidRPr="00000000">
        <w:rPr>
          <w:rtl w:val="0"/>
        </w:rPr>
        <w:t xml:space="preserve"> There is an ill-defined mass in the epigastric region, 2 × 3 cm, margin irregular, nontender, firm</w:t>
      </w:r>
    </w:p>
    <w:p w:rsidR="00000000" w:rsidDel="00000000" w:rsidP="00000000" w:rsidRDefault="00000000" w:rsidRPr="00000000" w14:paraId="00000187">
      <w:pPr>
        <w:pageBreakBefore w:val="0"/>
        <w:spacing w:after="0" w:line="240" w:lineRule="auto"/>
        <w:rPr/>
      </w:pPr>
      <w:r w:rsidDel="00000000" w:rsidR="00000000" w:rsidRPr="00000000">
        <w:rPr>
          <w:rtl w:val="0"/>
        </w:rPr>
        <w:t xml:space="preserve">in consistency, surface slightly irregular, mobile from side to side.</w:t>
      </w:r>
    </w:p>
    <w:p w:rsidR="00000000" w:rsidDel="00000000" w:rsidP="00000000" w:rsidRDefault="00000000" w:rsidRPr="00000000" w14:paraId="00000188">
      <w:pPr>
        <w:pageBreakBefore w:val="0"/>
        <w:spacing w:after="0" w:line="240" w:lineRule="auto"/>
        <w:rPr>
          <w:b w:val="1"/>
          <w:bCs w:val="1"/>
        </w:rPr>
      </w:pPr>
      <w:r w:rsidDel="00000000" w:rsidR="00000000" w:rsidRPr="00000000">
        <w:rPr>
          <w:rtl w:val="0"/>
        </w:rPr>
        <w:t xml:space="preserve"> Liver—not palpable. </w:t>
      </w:r>
      <w:r w:rsidDel="00000000" w:rsidR="00000000" w:rsidRPr="00000000">
        <w:rPr>
          <w:rtl w:val="0"/>
        </w:rPr>
      </w:r>
    </w:p>
    <w:p w:rsidR="00000000" w:rsidDel="00000000" w:rsidP="00000000" w:rsidRDefault="00000000" w:rsidRPr="00000000" w14:paraId="00000189">
      <w:pPr>
        <w:pageBreakBefore w:val="0"/>
        <w:spacing w:after="0" w:line="240" w:lineRule="auto"/>
        <w:rPr/>
      </w:pPr>
      <w:r w:rsidDel="00000000" w:rsidR="00000000" w:rsidRPr="00000000">
        <w:rPr>
          <w:rtl w:val="0"/>
        </w:rPr>
        <w:t xml:space="preserve"> Spleen—not palpable.</w:t>
      </w:r>
    </w:p>
    <w:p w:rsidR="00000000" w:rsidDel="00000000" w:rsidP="00000000" w:rsidRDefault="00000000" w:rsidRPr="00000000" w14:paraId="0000018A">
      <w:pPr>
        <w:pageBreakBefore w:val="0"/>
        <w:spacing w:after="0" w:line="240" w:lineRule="auto"/>
        <w:rPr/>
      </w:pPr>
      <w:r w:rsidDel="00000000" w:rsidR="00000000" w:rsidRPr="00000000">
        <w:rPr>
          <w:rtl w:val="0"/>
        </w:rPr>
        <w:t xml:space="preserve"> Kidneys—not ballotable.</w:t>
      </w:r>
    </w:p>
    <w:p w:rsidR="00000000" w:rsidDel="00000000" w:rsidP="00000000" w:rsidRDefault="00000000" w:rsidRPr="00000000" w14:paraId="0000018B">
      <w:pPr>
        <w:pageBreakBefore w:val="0"/>
        <w:spacing w:after="0" w:line="240" w:lineRule="auto"/>
        <w:rPr/>
      </w:pPr>
      <w:r w:rsidDel="00000000" w:rsidR="00000000" w:rsidRPr="00000000">
        <w:rPr>
          <w:rtl w:val="0"/>
        </w:rPr>
        <w:t xml:space="preserve"> Succussion splash—absent.</w:t>
      </w:r>
    </w:p>
    <w:p w:rsidR="00000000" w:rsidDel="00000000" w:rsidP="00000000" w:rsidRDefault="00000000" w:rsidRPr="00000000" w14:paraId="0000018C">
      <w:pPr>
        <w:pageBreakBefore w:val="0"/>
        <w:spacing w:after="0" w:line="240" w:lineRule="auto"/>
        <w:rPr/>
      </w:pPr>
      <w:r w:rsidDel="00000000" w:rsidR="00000000" w:rsidRPr="00000000">
        <w:rPr>
          <w:b w:val="1"/>
          <w:bCs w:val="1"/>
          <w:rtl w:val="0"/>
        </w:rPr>
        <w:t xml:space="preserve">Percussion: </w:t>
      </w:r>
      <w:r w:rsidDel="00000000" w:rsidR="00000000" w:rsidRPr="00000000">
        <w:rPr>
          <w:rtl w:val="0"/>
        </w:rPr>
        <w:t xml:space="preserve">No abnormality detected.</w:t>
      </w:r>
    </w:p>
    <w:p w:rsidR="00000000" w:rsidDel="00000000" w:rsidP="00000000" w:rsidRDefault="00000000" w:rsidRPr="00000000" w14:paraId="0000018D">
      <w:pPr>
        <w:pageBreakBefore w:val="0"/>
        <w:spacing w:after="0" w:line="240" w:lineRule="auto"/>
        <w:rPr/>
      </w:pPr>
      <w:r w:rsidDel="00000000" w:rsidR="00000000" w:rsidRPr="00000000">
        <w:rPr>
          <w:b w:val="1"/>
          <w:bCs w:val="1"/>
          <w:rtl w:val="0"/>
        </w:rPr>
        <w:t xml:space="preserve">Auscultation: </w:t>
      </w:r>
      <w:r w:rsidDel="00000000" w:rsidR="00000000" w:rsidRPr="00000000">
        <w:rPr>
          <w:rtl w:val="0"/>
        </w:rPr>
        <w:t xml:space="preserve">No abnormality detected.</w:t>
      </w:r>
    </w:p>
    <w:p w:rsidR="00000000" w:rsidDel="00000000" w:rsidP="00000000" w:rsidRDefault="00000000" w:rsidRPr="00000000" w14:paraId="0000018E">
      <w:pPr>
        <w:pageBreakBefore w:val="0"/>
        <w:spacing w:after="0" w:line="240" w:lineRule="auto"/>
        <w:rPr>
          <w:i w:val="1"/>
          <w:iCs w:val="1"/>
          <w:color w:val="404040"/>
        </w:rPr>
      </w:pPr>
      <w:r w:rsidDel="00000000" w:rsidR="00000000" w:rsidRPr="00000000">
        <w:rPr>
          <w:i w:val="1"/>
          <w:iCs w:val="1"/>
          <w:color w:val="404040"/>
          <w:rtl w:val="0"/>
        </w:rPr>
        <w:t xml:space="preserve">Citation: Abdullah, A B M. Long Cases in Clinical Medicine. Jaypee Brothers, 2013.</w:t>
      </w:r>
    </w:p>
    <w:p w:rsidR="00000000" w:rsidDel="00000000" w:rsidP="00000000" w:rsidRDefault="00000000" w:rsidRPr="00000000" w14:paraId="0000018F">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90">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91">
      <w:pPr>
        <w:pStyle w:val="Heading2"/>
        <w:pageBreakBefore w:val="0"/>
        <w:rPr/>
      </w:pPr>
      <w:bookmarkStart w:colFirst="0" w:colLast="0" w:name="_1ksv4uv" w:id="14"/>
      <w:bookmarkEnd w:id="14"/>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2"/>
        <w:pageBreakBefore w:val="0"/>
        <w:rPr/>
      </w:pPr>
      <w:bookmarkStart w:colFirst="0" w:colLast="0" w:name="_3ixhxfpxi7bg" w:id="15"/>
      <w:bookmarkEnd w:id="15"/>
      <w:r w:rsidDel="00000000" w:rsidR="00000000" w:rsidRPr="00000000">
        <w:rPr>
          <w:rtl w:val="0"/>
        </w:rPr>
        <w:t xml:space="preserve">GI16: Pancreatic Cancer</w:t>
      </w:r>
    </w:p>
    <w:p w:rsidR="00000000" w:rsidDel="00000000" w:rsidP="00000000" w:rsidRDefault="00000000" w:rsidRPr="00000000" w14:paraId="00000193">
      <w:pPr>
        <w:pageBreakBefore w:val="0"/>
        <w:rPr>
          <w:b w:val="1"/>
          <w:bCs w:val="1"/>
        </w:rPr>
      </w:pPr>
      <w:r w:rsidDel="00000000" w:rsidR="00000000" w:rsidRPr="00000000">
        <w:rPr>
          <w:b w:val="1"/>
          <w:bCs w:val="1"/>
          <w:rtl w:val="0"/>
        </w:rPr>
        <w:t xml:space="preserve">Hx</w:t>
      </w:r>
    </w:p>
    <w:p w:rsidR="00000000" w:rsidDel="00000000" w:rsidP="00000000" w:rsidRDefault="00000000" w:rsidRPr="00000000" w14:paraId="00000194">
      <w:pPr>
        <w:pageBreakBefore w:val="0"/>
        <w:spacing w:after="0" w:line="240" w:lineRule="auto"/>
        <w:rPr>
          <w:b w:val="1"/>
          <w:bCs w:val="1"/>
        </w:rPr>
      </w:pPr>
      <w:r w:rsidDel="00000000" w:rsidR="00000000" w:rsidRPr="00000000">
        <w:rPr>
          <w:rtl w:val="0"/>
        </w:rPr>
        <w:t xml:space="preserve">Mrs … 65-year-old, housewife, normotensive, nondiabetic, non-smoker, hailing from …, presented with </w:t>
      </w:r>
      <w:r w:rsidDel="00000000" w:rsidR="00000000" w:rsidRPr="00000000">
        <w:rPr>
          <w:highlight w:val="cyan"/>
          <w:rtl w:val="0"/>
        </w:rPr>
        <w:t xml:space="preserve">pain in epigastric region</w:t>
      </w:r>
      <w:r w:rsidDel="00000000" w:rsidR="00000000" w:rsidRPr="00000000">
        <w:rPr>
          <w:rtl w:val="0"/>
        </w:rPr>
        <w:t xml:space="preserve"> for 2-3 months, which is deep seated, dull aching in nature, radiates to the back and is aggravated by taking food. Pain is more marked while lying flat, and slightly reduced on bending forward. She also complains of gradual loss of appetite and marked weight loss for 2 months. The patient also noticed yellow discoloration of skin, eyes and urine for last 20 days, which is progressively increasing. Jaundice is not preceded by any prodromal symptoms like anorexia, nausea, vomiting, etc. For the last 20 days, she is also experiencing severe generalized itching and occasional diarrhea. The stool was initially yellowish, but for the last 10 days, it is clay or muddy, or whitish coloured and voluminous. There is no history of vomiting, hematemesis, melena, fever or cough. She used to take some drugs prescribed by local physicians, the name of which she cannot mention. There is no family history of such illness.</w:t>
      </w:r>
      <w:r w:rsidDel="00000000" w:rsidR="00000000" w:rsidRPr="00000000">
        <w:rPr>
          <w:rtl w:val="0"/>
        </w:rPr>
      </w:r>
    </w:p>
    <w:p w:rsidR="00000000" w:rsidDel="00000000" w:rsidP="00000000" w:rsidRDefault="00000000" w:rsidRPr="00000000" w14:paraId="00000195">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96">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197">
      <w:pPr>
        <w:pageBreakBefore w:val="0"/>
        <w:spacing w:after="0" w:line="240" w:lineRule="auto"/>
        <w:rPr/>
      </w:pPr>
      <w:r w:rsidDel="00000000" w:rsidR="00000000" w:rsidRPr="00000000">
        <w:rPr>
          <w:rtl w:val="0"/>
        </w:rPr>
        <w:t xml:space="preserve"> The patient is extremely ill looking and grossly emaciated, also pigmented</w:t>
      </w:r>
    </w:p>
    <w:p w:rsidR="00000000" w:rsidDel="00000000" w:rsidP="00000000" w:rsidRDefault="00000000" w:rsidRPr="00000000" w14:paraId="00000198">
      <w:pPr>
        <w:pageBreakBefore w:val="0"/>
        <w:spacing w:after="0" w:line="240" w:lineRule="auto"/>
        <w:rPr/>
      </w:pPr>
      <w:r w:rsidDel="00000000" w:rsidR="00000000" w:rsidRPr="00000000">
        <w:rPr>
          <w:rtl w:val="0"/>
        </w:rPr>
        <w:t xml:space="preserve"> Severely anemic and also severely icteric</w:t>
      </w:r>
    </w:p>
    <w:p w:rsidR="00000000" w:rsidDel="00000000" w:rsidP="00000000" w:rsidRDefault="00000000" w:rsidRPr="00000000" w14:paraId="00000199">
      <w:pPr>
        <w:pageBreakBefore w:val="0"/>
        <w:spacing w:after="0" w:line="240" w:lineRule="auto"/>
        <w:rPr/>
      </w:pPr>
      <w:r w:rsidDel="00000000" w:rsidR="00000000" w:rsidRPr="00000000">
        <w:rPr>
          <w:rtl w:val="0"/>
        </w:rPr>
        <w:t xml:space="preserve"> Scratch mark present on different parts of the body</w:t>
      </w:r>
    </w:p>
    <w:p w:rsidR="00000000" w:rsidDel="00000000" w:rsidP="00000000" w:rsidRDefault="00000000" w:rsidRPr="00000000" w14:paraId="0000019A">
      <w:pPr>
        <w:pageBreakBefore w:val="0"/>
        <w:spacing w:after="0" w:line="240" w:lineRule="auto"/>
        <w:rPr/>
      </w:pPr>
      <w:r w:rsidDel="00000000" w:rsidR="00000000" w:rsidRPr="00000000">
        <w:rPr>
          <w:rtl w:val="0"/>
        </w:rPr>
        <w:t xml:space="preserve"> No cyanosis, clubbing, koilonychia, leukonychia or edema</w:t>
      </w:r>
    </w:p>
    <w:p w:rsidR="00000000" w:rsidDel="00000000" w:rsidP="00000000" w:rsidRDefault="00000000" w:rsidRPr="00000000" w14:paraId="0000019B">
      <w:pPr>
        <w:pageBreakBefore w:val="0"/>
        <w:spacing w:after="0" w:line="240" w:lineRule="auto"/>
        <w:rPr/>
      </w:pPr>
      <w:r w:rsidDel="00000000" w:rsidR="00000000" w:rsidRPr="00000000">
        <w:rPr>
          <w:rtl w:val="0"/>
        </w:rPr>
        <w:t xml:space="preserve"> No lymphadenopathy or no thyromegaly</w:t>
      </w:r>
    </w:p>
    <w:p w:rsidR="00000000" w:rsidDel="00000000" w:rsidP="00000000" w:rsidRDefault="00000000" w:rsidRPr="00000000" w14:paraId="0000019C">
      <w:pPr>
        <w:pageBreakBefore w:val="0"/>
        <w:spacing w:after="0" w:line="240" w:lineRule="auto"/>
        <w:rPr/>
      </w:pPr>
      <w:r w:rsidDel="00000000" w:rsidR="00000000" w:rsidRPr="00000000">
        <w:rPr>
          <w:rtl w:val="0"/>
        </w:rPr>
        <w:t xml:space="preserve"> Pulse: 108/min</w:t>
      </w:r>
    </w:p>
    <w:p w:rsidR="00000000" w:rsidDel="00000000" w:rsidP="00000000" w:rsidRDefault="00000000" w:rsidRPr="00000000" w14:paraId="0000019D">
      <w:pPr>
        <w:pageBreakBefore w:val="0"/>
        <w:spacing w:after="0" w:line="240" w:lineRule="auto"/>
        <w:rPr/>
      </w:pPr>
      <w:r w:rsidDel="00000000" w:rsidR="00000000" w:rsidRPr="00000000">
        <w:rPr>
          <w:rtl w:val="0"/>
        </w:rPr>
        <w:t xml:space="preserve"> BP: 90/65 mm Hg</w:t>
      </w:r>
    </w:p>
    <w:p w:rsidR="00000000" w:rsidDel="00000000" w:rsidP="00000000" w:rsidRDefault="00000000" w:rsidRPr="00000000" w14:paraId="0000019E">
      <w:pPr>
        <w:pageBreakBefore w:val="0"/>
        <w:spacing w:after="0" w:line="240" w:lineRule="auto"/>
        <w:rPr/>
      </w:pPr>
      <w:r w:rsidDel="00000000" w:rsidR="00000000" w:rsidRPr="00000000">
        <w:rPr>
          <w:rtl w:val="0"/>
        </w:rPr>
        <w:t xml:space="preserve"> Temperature: 97ºF</w:t>
      </w:r>
    </w:p>
    <w:p w:rsidR="00000000" w:rsidDel="00000000" w:rsidP="00000000" w:rsidRDefault="00000000" w:rsidRPr="00000000" w14:paraId="0000019F">
      <w:pPr>
        <w:pageBreakBefore w:val="0"/>
        <w:spacing w:after="0" w:line="240" w:lineRule="auto"/>
        <w:rPr/>
      </w:pPr>
      <w:r w:rsidDel="00000000" w:rsidR="00000000" w:rsidRPr="00000000">
        <w:rPr>
          <w:rtl w:val="0"/>
        </w:rPr>
        <w:t xml:space="preserve"> Respiration: 20/min.</w:t>
      </w:r>
    </w:p>
    <w:p w:rsidR="00000000" w:rsidDel="00000000" w:rsidP="00000000" w:rsidRDefault="00000000" w:rsidRPr="00000000" w14:paraId="000001A0">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1A1">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1A2">
      <w:pPr>
        <w:pageBreakBefore w:val="0"/>
        <w:spacing w:after="0" w:line="240" w:lineRule="auto"/>
        <w:rPr/>
      </w:pPr>
      <w:r w:rsidDel="00000000" w:rsidR="00000000" w:rsidRPr="00000000">
        <w:rPr>
          <w:rtl w:val="0"/>
        </w:rPr>
        <w:t xml:space="preserve">Lips, gums, teeth, tongue and oral cavity—mention according to the finding.</w:t>
      </w:r>
    </w:p>
    <w:p w:rsidR="00000000" w:rsidDel="00000000" w:rsidP="00000000" w:rsidRDefault="00000000" w:rsidRPr="00000000" w14:paraId="000001A3">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1A4">
      <w:pPr>
        <w:pageBreakBefore w:val="0"/>
        <w:spacing w:after="0" w:line="240" w:lineRule="auto"/>
        <w:rPr>
          <w:b w:val="1"/>
          <w:bCs w:val="1"/>
        </w:rPr>
      </w:pPr>
      <w:r w:rsidDel="00000000" w:rsidR="00000000" w:rsidRPr="00000000">
        <w:rPr>
          <w:b w:val="1"/>
          <w:bCs w:val="1"/>
          <w:rtl w:val="0"/>
        </w:rPr>
        <w:t xml:space="preserve">Inspection: No abnormality detected.</w:t>
      </w:r>
    </w:p>
    <w:p w:rsidR="00000000" w:rsidDel="00000000" w:rsidP="00000000" w:rsidRDefault="00000000" w:rsidRPr="00000000" w14:paraId="000001A5">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1A6">
      <w:pPr>
        <w:pageBreakBefore w:val="0"/>
        <w:spacing w:after="0" w:line="240" w:lineRule="auto"/>
        <w:rPr/>
      </w:pPr>
      <w:r w:rsidDel="00000000" w:rsidR="00000000" w:rsidRPr="00000000">
        <w:rPr>
          <w:rtl w:val="0"/>
        </w:rPr>
        <w:t xml:space="preserve"> There is an ill-defined mass in the epigastric region, 2 × 3 cm in size, margin is irregular, nontender,</w:t>
      </w:r>
    </w:p>
    <w:p w:rsidR="00000000" w:rsidDel="00000000" w:rsidP="00000000" w:rsidRDefault="00000000" w:rsidRPr="00000000" w14:paraId="000001A7">
      <w:pPr>
        <w:pageBreakBefore w:val="0"/>
        <w:spacing w:after="0" w:line="240" w:lineRule="auto"/>
        <w:rPr/>
      </w:pPr>
      <w:r w:rsidDel="00000000" w:rsidR="00000000" w:rsidRPr="00000000">
        <w:rPr>
          <w:rtl w:val="0"/>
        </w:rPr>
        <w:t xml:space="preserve">hard in consistency, surface is irregular, not freely mobile.</w:t>
      </w:r>
    </w:p>
    <w:p w:rsidR="00000000" w:rsidDel="00000000" w:rsidP="00000000" w:rsidRDefault="00000000" w:rsidRPr="00000000" w14:paraId="000001A8">
      <w:pPr>
        <w:pageBreakBefore w:val="0"/>
        <w:spacing w:after="0" w:line="240" w:lineRule="auto"/>
        <w:rPr/>
      </w:pPr>
      <w:r w:rsidDel="00000000" w:rsidR="00000000" w:rsidRPr="00000000">
        <w:rPr>
          <w:rtl w:val="0"/>
        </w:rPr>
        <w:t xml:space="preserve"> Liver—not palpable.</w:t>
      </w:r>
    </w:p>
    <w:p w:rsidR="00000000" w:rsidDel="00000000" w:rsidP="00000000" w:rsidRDefault="00000000" w:rsidRPr="00000000" w14:paraId="000001A9">
      <w:pPr>
        <w:pageBreakBefore w:val="0"/>
        <w:spacing w:after="0" w:line="240" w:lineRule="auto"/>
        <w:rPr/>
      </w:pPr>
      <w:r w:rsidDel="00000000" w:rsidR="00000000" w:rsidRPr="00000000">
        <w:rPr>
          <w:rtl w:val="0"/>
        </w:rPr>
        <w:t xml:space="preserve"> Spleen—not palpable.</w:t>
      </w:r>
    </w:p>
    <w:p w:rsidR="00000000" w:rsidDel="00000000" w:rsidP="00000000" w:rsidRDefault="00000000" w:rsidRPr="00000000" w14:paraId="000001AA">
      <w:pPr>
        <w:pageBreakBefore w:val="0"/>
        <w:spacing w:after="0" w:line="240" w:lineRule="auto"/>
        <w:rPr/>
      </w:pPr>
      <w:r w:rsidDel="00000000" w:rsidR="00000000" w:rsidRPr="00000000">
        <w:rPr>
          <w:rtl w:val="0"/>
        </w:rPr>
        <w:t xml:space="preserve"> Kidneys—not ballotable.</w:t>
      </w:r>
    </w:p>
    <w:p w:rsidR="00000000" w:rsidDel="00000000" w:rsidP="00000000" w:rsidRDefault="00000000" w:rsidRPr="00000000" w14:paraId="000001AB">
      <w:pPr>
        <w:pageBreakBefore w:val="0"/>
        <w:spacing w:after="0" w:line="240" w:lineRule="auto"/>
        <w:rPr/>
      </w:pPr>
      <w:r w:rsidDel="00000000" w:rsidR="00000000" w:rsidRPr="00000000">
        <w:rPr>
          <w:rtl w:val="0"/>
        </w:rPr>
        <w:t xml:space="preserve"> Succusion splash—absent.</w:t>
      </w:r>
    </w:p>
    <w:p w:rsidR="00000000" w:rsidDel="00000000" w:rsidP="00000000" w:rsidRDefault="00000000" w:rsidRPr="00000000" w14:paraId="000001AC">
      <w:pPr>
        <w:pageBreakBefore w:val="0"/>
        <w:spacing w:after="0" w:line="240" w:lineRule="auto"/>
        <w:rPr/>
      </w:pPr>
      <w:r w:rsidDel="00000000" w:rsidR="00000000" w:rsidRPr="00000000">
        <w:rPr>
          <w:b w:val="1"/>
          <w:bCs w:val="1"/>
          <w:rtl w:val="0"/>
        </w:rPr>
        <w:t xml:space="preserve">Percussion: </w:t>
      </w:r>
      <w:r w:rsidDel="00000000" w:rsidR="00000000" w:rsidRPr="00000000">
        <w:rPr>
          <w:rtl w:val="0"/>
        </w:rPr>
        <w:t xml:space="preserve">No abnormality detected.</w:t>
      </w:r>
    </w:p>
    <w:p w:rsidR="00000000" w:rsidDel="00000000" w:rsidP="00000000" w:rsidRDefault="00000000" w:rsidRPr="00000000" w14:paraId="000001AD">
      <w:pPr>
        <w:pageBreakBefore w:val="0"/>
        <w:spacing w:after="0" w:line="240" w:lineRule="auto"/>
        <w:rPr/>
      </w:pPr>
      <w:r w:rsidDel="00000000" w:rsidR="00000000" w:rsidRPr="00000000">
        <w:rPr>
          <w:b w:val="1"/>
          <w:bCs w:val="1"/>
          <w:rtl w:val="0"/>
        </w:rPr>
        <w:t xml:space="preserve">Auscultation: </w:t>
      </w:r>
      <w:r w:rsidDel="00000000" w:rsidR="00000000" w:rsidRPr="00000000">
        <w:rPr>
          <w:rtl w:val="0"/>
        </w:rPr>
        <w:t xml:space="preserve">No abnormality detected.</w:t>
      </w:r>
    </w:p>
    <w:p w:rsidR="00000000" w:rsidDel="00000000" w:rsidP="00000000" w:rsidRDefault="00000000" w:rsidRPr="00000000" w14:paraId="000001AE">
      <w:pPr>
        <w:pageBreakBefore w:val="0"/>
        <w:spacing w:after="0" w:line="240" w:lineRule="auto"/>
        <w:rPr>
          <w:b w:val="1"/>
          <w:bCs w:val="1"/>
        </w:rPr>
      </w:pPr>
      <w:r w:rsidDel="00000000" w:rsidR="00000000" w:rsidRPr="00000000">
        <w:rPr>
          <w:b w:val="1"/>
          <w:bCs w:val="1"/>
          <w:rtl w:val="0"/>
        </w:rPr>
        <w:t xml:space="preserve">Examination of the other systems reveals no abnormalities.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2"/>
        <w:pageBreakBefore w:val="0"/>
        <w:rPr/>
      </w:pPr>
      <w:r w:rsidDel="00000000" w:rsidR="00000000" w:rsidRPr="00000000">
        <w:rPr>
          <w:rtl w:val="0"/>
        </w:rPr>
        <w:t xml:space="preserve">GI17: Inflammatory Bowel Disease</w:t>
      </w:r>
    </w:p>
    <w:p w:rsidR="00000000" w:rsidDel="00000000" w:rsidP="00000000" w:rsidRDefault="00000000" w:rsidRPr="00000000" w14:paraId="000001B1">
      <w:pPr>
        <w:pageBreakBefore w:val="0"/>
        <w:spacing w:after="0" w:line="240" w:lineRule="auto"/>
        <w:rPr>
          <w:b w:val="1"/>
          <w:bCs w:val="1"/>
        </w:rPr>
      </w:pPr>
      <w:r w:rsidDel="00000000" w:rsidR="00000000" w:rsidRPr="00000000">
        <w:rPr>
          <w:b w:val="1"/>
          <w:bCs w:val="1"/>
          <w:rtl w:val="0"/>
        </w:rPr>
        <w:t xml:space="preserve"> Salient features</w:t>
      </w:r>
    </w:p>
    <w:p w:rsidR="00000000" w:rsidDel="00000000" w:rsidP="00000000" w:rsidRDefault="00000000" w:rsidRPr="00000000" w14:paraId="000001B2">
      <w:pPr>
        <w:pageBreakBefore w:val="0"/>
        <w:spacing w:after="0" w:line="240" w:lineRule="auto"/>
        <w:rPr/>
      </w:pPr>
      <w:r w:rsidDel="00000000" w:rsidR="00000000" w:rsidRPr="00000000">
        <w:rPr>
          <w:rtl w:val="0"/>
        </w:rPr>
        <w:t xml:space="preserve">Mrs …, 46-years-old, housewife, normotensive, nondiabetic, nonsmoker, hailing from …, presented with </w:t>
      </w:r>
      <w:r w:rsidDel="00000000" w:rsidR="00000000" w:rsidRPr="00000000">
        <w:rPr>
          <w:highlight w:val="cyan"/>
          <w:rtl w:val="0"/>
        </w:rPr>
        <w:t xml:space="preserve">occasional loose motion</w:t>
      </w:r>
      <w:r w:rsidDel="00000000" w:rsidR="00000000" w:rsidRPr="00000000">
        <w:rPr>
          <w:rtl w:val="0"/>
        </w:rPr>
        <w:t xml:space="preserve">, 4 to 6 times daily for 2-3 months. It is often mixed with mucus, but not blood. It is not related to any food or drug. She also complains of sense of incomplete evacuation of bowel and occasional abdominal pain. The pain is mostly around the umbilicus, colicky in nature, mild to moderate in intensity, radiates to the back, persists for minutes to few hours, not related to food intake and sometimes relieved by defecation. For the last 2 months, she noticed recurrent painful mouth ulcer. She also complains of loss of appetite and significant weight loss during this period.</w:t>
      </w:r>
    </w:p>
    <w:p w:rsidR="00000000" w:rsidDel="00000000" w:rsidP="00000000" w:rsidRDefault="00000000" w:rsidRPr="00000000" w14:paraId="000001B3">
      <w:pPr>
        <w:pageBreakBefore w:val="0"/>
        <w:spacing w:after="0" w:line="240" w:lineRule="auto"/>
        <w:rPr>
          <w:b w:val="1"/>
          <w:bCs w:val="1"/>
        </w:rPr>
      </w:pPr>
      <w:r w:rsidDel="00000000" w:rsidR="00000000" w:rsidRPr="00000000">
        <w:rPr>
          <w:rtl w:val="0"/>
        </w:rPr>
        <w:t xml:space="preserve">There is no history of any perianal pain, joint pain, eye-problem, fever, cough, any skin rash, ulceration or nodules or contact with tuberculosis patient. She suffered from similar illness several times over the last 2 years and was hospitalized once. She used to take pain killers, ranitidine and omeprazole. One of his maternal uncle suffered from similar illness.</w:t>
      </w:r>
      <w:r w:rsidDel="00000000" w:rsidR="00000000" w:rsidRPr="00000000">
        <w:rPr>
          <w:rtl w:val="0"/>
        </w:rPr>
      </w:r>
    </w:p>
    <w:p w:rsidR="00000000" w:rsidDel="00000000" w:rsidP="00000000" w:rsidRDefault="00000000" w:rsidRPr="00000000" w14:paraId="000001B4">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1B5">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patient is emaciated and ill looking</w:t>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Moderately anemic</w:t>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generalized clubbing involving fingers and toes</w:t>
      </w:r>
    </w:p>
    <w:p w:rsidR="00000000" w:rsidDel="00000000" w:rsidP="00000000" w:rsidRDefault="00000000" w:rsidRPr="00000000" w14:paraId="000001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jaundice, cyanosis, koilonychia, leukonychia and edema</w:t>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lymphadenopathy or no thyromegaly</w:t>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Pulse: 88/min</w:t>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BP: 120/75 mm Hg</w:t>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 98ºF</w:t>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Respiratory rate: 18/min.</w:t>
      </w:r>
    </w:p>
    <w:p w:rsidR="00000000" w:rsidDel="00000000" w:rsidP="00000000" w:rsidRDefault="00000000" w:rsidRPr="00000000" w14:paraId="000001BF">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1C0">
      <w:pPr>
        <w:pageBreakBefore w:val="0"/>
        <w:spacing w:after="0" w:line="240" w:lineRule="auto"/>
        <w:rPr/>
      </w:pPr>
      <w:r w:rsidDel="00000000" w:rsidR="00000000" w:rsidRPr="00000000">
        <w:rPr>
          <w:rtl w:val="0"/>
        </w:rPr>
        <w:t xml:space="preserve">Gastrointestinal system</w:t>
      </w:r>
    </w:p>
    <w:p w:rsidR="00000000" w:rsidDel="00000000" w:rsidP="00000000" w:rsidRDefault="00000000" w:rsidRPr="00000000" w14:paraId="000001C1">
      <w:pPr>
        <w:pageBreakBefore w:val="0"/>
        <w:spacing w:after="0" w:line="240" w:lineRule="auto"/>
        <w:rPr/>
      </w:pPr>
      <w:r w:rsidDel="00000000" w:rsidR="00000000" w:rsidRPr="00000000">
        <w:rPr>
          <w:rtl w:val="0"/>
        </w:rPr>
        <w:t xml:space="preserve">Lips, gums, teeth—normal. There is one ulcer in the inner part of the right side of the cheek (aphthous ulcer). Lips (may be) swollen.Tongue—pale.</w:t>
      </w:r>
    </w:p>
    <w:p w:rsidR="00000000" w:rsidDel="00000000" w:rsidP="00000000" w:rsidRDefault="00000000" w:rsidRPr="00000000" w14:paraId="000001C2">
      <w:pPr>
        <w:pageBreakBefore w:val="0"/>
        <w:spacing w:after="0" w:line="240" w:lineRule="auto"/>
        <w:rPr/>
      </w:pPr>
      <w:r w:rsidDel="00000000" w:rsidR="00000000" w:rsidRPr="00000000">
        <w:rPr>
          <w:rtl w:val="0"/>
        </w:rPr>
        <w:t xml:space="preserve">Abdomen Inspection: No abnormality detected (there may be visible peristalsis, that moves from above downwards, multiple fistula, scar mark, ileostomy bag, etc.)</w:t>
      </w:r>
    </w:p>
    <w:p w:rsidR="00000000" w:rsidDel="00000000" w:rsidP="00000000" w:rsidRDefault="00000000" w:rsidRPr="00000000" w14:paraId="000001C3">
      <w:pPr>
        <w:pageBreakBefore w:val="0"/>
        <w:spacing w:after="0" w:line="240" w:lineRule="auto"/>
        <w:rPr/>
      </w:pPr>
      <w:r w:rsidDel="00000000" w:rsidR="00000000" w:rsidRPr="00000000">
        <w:rPr>
          <w:rtl w:val="0"/>
        </w:rPr>
        <w:t xml:space="preserve">Palpation:</w:t>
      </w:r>
    </w:p>
    <w:p w:rsidR="00000000" w:rsidDel="00000000" w:rsidP="00000000" w:rsidRDefault="00000000" w:rsidRPr="00000000" w14:paraId="000001C4">
      <w:pPr>
        <w:pageBreakBefore w:val="0"/>
        <w:spacing w:after="0" w:line="240" w:lineRule="auto"/>
        <w:rPr/>
      </w:pPr>
      <w:r w:rsidDel="00000000" w:rsidR="00000000" w:rsidRPr="00000000">
        <w:rPr>
          <w:rtl w:val="0"/>
        </w:rPr>
        <w:t xml:space="preserve"> Liver—not palpable.</w:t>
      </w:r>
    </w:p>
    <w:p w:rsidR="00000000" w:rsidDel="00000000" w:rsidP="00000000" w:rsidRDefault="00000000" w:rsidRPr="00000000" w14:paraId="000001C5">
      <w:pPr>
        <w:pageBreakBefore w:val="0"/>
        <w:spacing w:after="0" w:line="240" w:lineRule="auto"/>
        <w:rPr/>
      </w:pPr>
      <w:r w:rsidDel="00000000" w:rsidR="00000000" w:rsidRPr="00000000">
        <w:rPr>
          <w:rtl w:val="0"/>
        </w:rPr>
        <w:t xml:space="preserve"> Spleen—not palpable.</w:t>
      </w:r>
    </w:p>
    <w:p w:rsidR="00000000" w:rsidDel="00000000" w:rsidP="00000000" w:rsidRDefault="00000000" w:rsidRPr="00000000" w14:paraId="000001C6">
      <w:pPr>
        <w:pageBreakBefore w:val="0"/>
        <w:spacing w:after="0" w:line="240" w:lineRule="auto"/>
        <w:rPr/>
      </w:pPr>
      <w:r w:rsidDel="00000000" w:rsidR="00000000" w:rsidRPr="00000000">
        <w:rPr>
          <w:rtl w:val="0"/>
        </w:rPr>
        <w:t xml:space="preserve"> Kidneys—not ballotable.</w:t>
      </w:r>
    </w:p>
    <w:p w:rsidR="00000000" w:rsidDel="00000000" w:rsidP="00000000" w:rsidRDefault="00000000" w:rsidRPr="00000000" w14:paraId="000001C7">
      <w:pPr>
        <w:pageBreakBefore w:val="0"/>
        <w:spacing w:after="0" w:line="240" w:lineRule="auto"/>
        <w:rPr/>
      </w:pPr>
      <w:r w:rsidDel="00000000" w:rsidR="00000000" w:rsidRPr="00000000">
        <w:rPr>
          <w:rtl w:val="0"/>
        </w:rPr>
        <w:t xml:space="preserve"> Succusion splash—absent.</w:t>
      </w:r>
    </w:p>
    <w:p w:rsidR="00000000" w:rsidDel="00000000" w:rsidP="00000000" w:rsidRDefault="00000000" w:rsidRPr="00000000" w14:paraId="000001C8">
      <w:pPr>
        <w:pageBreakBefore w:val="0"/>
        <w:spacing w:after="0" w:line="240" w:lineRule="auto"/>
        <w:rPr/>
      </w:pPr>
      <w:r w:rsidDel="00000000" w:rsidR="00000000" w:rsidRPr="00000000">
        <w:rPr>
          <w:rtl w:val="0"/>
        </w:rPr>
        <w:t xml:space="preserve">Percussion: no abnormality detected.</w:t>
      </w:r>
    </w:p>
    <w:p w:rsidR="00000000" w:rsidDel="00000000" w:rsidP="00000000" w:rsidRDefault="00000000" w:rsidRPr="00000000" w14:paraId="000001C9">
      <w:pPr>
        <w:pageBreakBefore w:val="0"/>
        <w:spacing w:after="0" w:line="240" w:lineRule="auto"/>
        <w:rPr/>
      </w:pPr>
      <w:r w:rsidDel="00000000" w:rsidR="00000000" w:rsidRPr="00000000">
        <w:rPr>
          <w:rtl w:val="0"/>
        </w:rPr>
        <w:t xml:space="preserve">Auscultation: no abnormality detected.</w:t>
      </w:r>
    </w:p>
    <w:p w:rsidR="00000000" w:rsidDel="00000000" w:rsidP="00000000" w:rsidRDefault="00000000" w:rsidRPr="00000000" w14:paraId="000001CA">
      <w:pPr>
        <w:pageBreakBefore w:val="0"/>
        <w:spacing w:after="0" w:line="240" w:lineRule="auto"/>
        <w:rPr>
          <w:b w:val="1"/>
          <w:bCs w:val="1"/>
        </w:rPr>
      </w:pPr>
      <w:r w:rsidDel="00000000" w:rsidR="00000000" w:rsidRPr="00000000">
        <w:rPr>
          <w:b w:val="1"/>
          <w:bCs w:val="1"/>
          <w:rtl w:val="0"/>
        </w:rPr>
        <w:t xml:space="preserve">Per-rectal examination:</w:t>
      </w:r>
    </w:p>
    <w:p w:rsidR="00000000" w:rsidDel="00000000" w:rsidP="00000000" w:rsidRDefault="00000000" w:rsidRPr="00000000" w14:paraId="000001CB">
      <w:pPr>
        <w:pageBreakBefore w:val="0"/>
        <w:spacing w:after="0" w:line="240" w:lineRule="auto"/>
        <w:rPr/>
      </w:pPr>
      <w:r w:rsidDel="00000000" w:rsidR="00000000" w:rsidRPr="00000000">
        <w:rPr>
          <w:rtl w:val="0"/>
        </w:rPr>
        <w:t xml:space="preserve"> Inspection—a fistula is noted on the 3o’ clock position of the anus.</w:t>
      </w:r>
    </w:p>
    <w:p w:rsidR="00000000" w:rsidDel="00000000" w:rsidP="00000000" w:rsidRDefault="00000000" w:rsidRPr="00000000" w14:paraId="000001CC">
      <w:pPr>
        <w:pageBreakBefore w:val="0"/>
        <w:spacing w:after="0" w:line="240" w:lineRule="auto"/>
        <w:rPr/>
      </w:pPr>
      <w:r w:rsidDel="00000000" w:rsidR="00000000" w:rsidRPr="00000000">
        <w:rPr>
          <w:rtl w:val="0"/>
        </w:rPr>
        <w:t xml:space="preserve"> Digital Rectal Examination—no abnormality detected.</w:t>
      </w:r>
    </w:p>
    <w:p w:rsidR="00000000" w:rsidDel="00000000" w:rsidP="00000000" w:rsidRDefault="00000000" w:rsidRPr="00000000" w14:paraId="000001CD">
      <w:pPr>
        <w:pageBreakBefore w:val="0"/>
        <w:spacing w:after="0" w:line="240" w:lineRule="auto"/>
        <w:rPr>
          <w:b w:val="1"/>
          <w:bCs w:val="1"/>
        </w:rPr>
      </w:pPr>
      <w:r w:rsidDel="00000000" w:rsidR="00000000" w:rsidRPr="00000000">
        <w:rPr>
          <w:b w:val="1"/>
          <w:bCs w:val="1"/>
          <w:rtl w:val="0"/>
        </w:rPr>
        <w:t xml:space="preserve">Examination of the other systems reveals no abnormalities.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r w:rsidDel="00000000" w:rsidR="00000000" w:rsidRPr="00000000">
        <w:rPr>
          <w:rtl w:val="0"/>
        </w:rPr>
      </w:r>
    </w:p>
    <w:p w:rsidR="00000000" w:rsidDel="00000000" w:rsidP="00000000" w:rsidRDefault="00000000" w:rsidRPr="00000000" w14:paraId="000001CF">
      <w:pPr>
        <w:pStyle w:val="Heading2"/>
        <w:pageBreakBefore w:val="0"/>
        <w:rPr/>
      </w:pPr>
      <w:bookmarkStart w:colFirst="0" w:colLast="0" w:name="_2jxsxqh" w:id="16"/>
      <w:bookmarkEnd w:id="16"/>
      <w:r w:rsidDel="00000000" w:rsidR="00000000" w:rsidRPr="00000000">
        <w:rPr>
          <w:rtl w:val="0"/>
        </w:rPr>
        <w:t xml:space="preserve">GI18: Gastrointestinal Tuberculosis </w:t>
      </w:r>
    </w:p>
    <w:p w:rsidR="00000000" w:rsidDel="00000000" w:rsidP="00000000" w:rsidRDefault="00000000" w:rsidRPr="00000000" w14:paraId="000001D0">
      <w:pPr>
        <w:pageBreakBefore w:val="0"/>
        <w:spacing w:after="0" w:line="240" w:lineRule="auto"/>
        <w:rPr>
          <w:b w:val="1"/>
          <w:bCs w:val="1"/>
        </w:rPr>
      </w:pPr>
      <w:r w:rsidDel="00000000" w:rsidR="00000000" w:rsidRPr="00000000">
        <w:rPr>
          <w:b w:val="1"/>
          <w:bCs w:val="1"/>
          <w:rtl w:val="0"/>
        </w:rPr>
        <w:t xml:space="preserve">Salient features</w:t>
      </w:r>
    </w:p>
    <w:p w:rsidR="00000000" w:rsidDel="00000000" w:rsidP="00000000" w:rsidRDefault="00000000" w:rsidRPr="00000000" w14:paraId="000001D1">
      <w:pPr>
        <w:pageBreakBefore w:val="0"/>
        <w:spacing w:after="0" w:line="240" w:lineRule="auto"/>
        <w:rPr/>
      </w:pPr>
      <w:r w:rsidDel="00000000" w:rsidR="00000000" w:rsidRPr="00000000">
        <w:rPr>
          <w:rtl w:val="0"/>
        </w:rPr>
        <w:t xml:space="preserve">Mr …, 36-year-old, farmer, normotensive, nondiabetic, nonsmoker, hailing from …, presented with </w:t>
      </w:r>
      <w:r w:rsidDel="00000000" w:rsidR="00000000" w:rsidRPr="00000000">
        <w:rPr>
          <w:highlight w:val="cyan"/>
          <w:rtl w:val="0"/>
        </w:rPr>
        <w:t xml:space="preserve">occasional loose motion</w:t>
      </w:r>
      <w:r w:rsidDel="00000000" w:rsidR="00000000" w:rsidRPr="00000000">
        <w:rPr>
          <w:rtl w:val="0"/>
        </w:rPr>
        <w:t xml:space="preserve">, about 5 to 6 times a day for 1-2 months. It is not related to any food or drugs.</w:t>
      </w:r>
    </w:p>
    <w:p w:rsidR="00000000" w:rsidDel="00000000" w:rsidP="00000000" w:rsidRDefault="00000000" w:rsidRPr="00000000" w14:paraId="000001D2">
      <w:pPr>
        <w:pageBreakBefore w:val="0"/>
        <w:spacing w:after="0" w:line="240" w:lineRule="auto"/>
        <w:rPr/>
      </w:pPr>
      <w:r w:rsidDel="00000000" w:rsidR="00000000" w:rsidRPr="00000000">
        <w:rPr>
          <w:rtl w:val="0"/>
        </w:rPr>
        <w:t xml:space="preserve">Stool is moderate in amount, not mixed with fresh or altered blood. The patient also experiences</w:t>
      </w:r>
    </w:p>
    <w:p w:rsidR="00000000" w:rsidDel="00000000" w:rsidP="00000000" w:rsidRDefault="00000000" w:rsidRPr="00000000" w14:paraId="000001D3">
      <w:pPr>
        <w:pageBreakBefore w:val="0"/>
        <w:spacing w:after="0" w:line="240" w:lineRule="auto"/>
        <w:rPr>
          <w:b w:val="1"/>
          <w:bCs w:val="1"/>
        </w:rPr>
      </w:pPr>
      <w:r w:rsidDel="00000000" w:rsidR="00000000" w:rsidRPr="00000000">
        <w:rPr>
          <w:rtl w:val="0"/>
        </w:rPr>
        <w:t xml:space="preserve">recurrent colicky abdominal pain mostly around the umbilicus and also right side of the abdomen, but no radiation. It is not related to food, but relieved after defecation. He also complains of low grade continued fever for 1 months, with occasional peaks during evening, also associated with occasional night sweating. For the last 1 months, the patient also complains of severe weakness, lethargy, loss of appetite and weight loss for the same duration. There is no history of cough, bladder abnormality or sweating. He used to take paracetamol, vitamins, antacid, ranitidine, etc. prescribed by local physicians. There is no history of such illness in his family.</w:t>
      </w:r>
      <w:r w:rsidDel="00000000" w:rsidR="00000000" w:rsidRPr="00000000">
        <w:rPr>
          <w:rtl w:val="0"/>
        </w:rPr>
      </w:r>
    </w:p>
    <w:p w:rsidR="00000000" w:rsidDel="00000000" w:rsidP="00000000" w:rsidRDefault="00000000" w:rsidRPr="00000000" w14:paraId="000001D4">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D5">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1D6">
      <w:pPr>
        <w:pageBreakBefore w:val="0"/>
        <w:spacing w:after="0" w:line="240" w:lineRule="auto"/>
        <w:rPr/>
      </w:pPr>
      <w:r w:rsidDel="00000000" w:rsidR="00000000" w:rsidRPr="00000000">
        <w:rPr>
          <w:rtl w:val="0"/>
        </w:rPr>
        <w:t xml:space="preserve"> The patient is ill-looking and emaciated (also looks depressed)</w:t>
      </w:r>
    </w:p>
    <w:p w:rsidR="00000000" w:rsidDel="00000000" w:rsidP="00000000" w:rsidRDefault="00000000" w:rsidRPr="00000000" w14:paraId="000001D7">
      <w:pPr>
        <w:pageBreakBefore w:val="0"/>
        <w:spacing w:after="0" w:line="240" w:lineRule="auto"/>
        <w:rPr/>
      </w:pPr>
      <w:r w:rsidDel="00000000" w:rsidR="00000000" w:rsidRPr="00000000">
        <w:rPr>
          <w:rtl w:val="0"/>
        </w:rPr>
        <w:t xml:space="preserve"> Moderately anemic</w:t>
      </w:r>
    </w:p>
    <w:p w:rsidR="00000000" w:rsidDel="00000000" w:rsidP="00000000" w:rsidRDefault="00000000" w:rsidRPr="00000000" w14:paraId="000001D8">
      <w:pPr>
        <w:pageBreakBefore w:val="0"/>
        <w:spacing w:after="0" w:line="240" w:lineRule="auto"/>
        <w:rPr/>
      </w:pPr>
      <w:r w:rsidDel="00000000" w:rsidR="00000000" w:rsidRPr="00000000">
        <w:rPr>
          <w:rtl w:val="0"/>
        </w:rPr>
        <w:t xml:space="preserve"> No jaundice, cyanosis, clubbing, koilonychia, leukonychia or edema</w:t>
      </w:r>
    </w:p>
    <w:p w:rsidR="00000000" w:rsidDel="00000000" w:rsidP="00000000" w:rsidRDefault="00000000" w:rsidRPr="00000000" w14:paraId="000001D9">
      <w:pPr>
        <w:pageBreakBefore w:val="0"/>
        <w:spacing w:after="0" w:line="240" w:lineRule="auto"/>
        <w:rPr/>
      </w:pPr>
      <w:r w:rsidDel="00000000" w:rsidR="00000000" w:rsidRPr="00000000">
        <w:rPr>
          <w:rtl w:val="0"/>
        </w:rPr>
        <w:t xml:space="preserve"> No lymphadenopathy or no thyromegaly</w:t>
      </w:r>
    </w:p>
    <w:p w:rsidR="00000000" w:rsidDel="00000000" w:rsidP="00000000" w:rsidRDefault="00000000" w:rsidRPr="00000000" w14:paraId="000001DA">
      <w:pPr>
        <w:pageBreakBefore w:val="0"/>
        <w:spacing w:after="0" w:line="240" w:lineRule="auto"/>
        <w:rPr/>
      </w:pPr>
      <w:r w:rsidDel="00000000" w:rsidR="00000000" w:rsidRPr="00000000">
        <w:rPr>
          <w:rtl w:val="0"/>
        </w:rPr>
        <w:t xml:space="preserve"> Pulse: 96/min</w:t>
      </w:r>
    </w:p>
    <w:p w:rsidR="00000000" w:rsidDel="00000000" w:rsidP="00000000" w:rsidRDefault="00000000" w:rsidRPr="00000000" w14:paraId="000001DB">
      <w:pPr>
        <w:pageBreakBefore w:val="0"/>
        <w:spacing w:after="0" w:line="240" w:lineRule="auto"/>
        <w:rPr/>
      </w:pPr>
      <w:r w:rsidDel="00000000" w:rsidR="00000000" w:rsidRPr="00000000">
        <w:rPr>
          <w:rtl w:val="0"/>
        </w:rPr>
        <w:t xml:space="preserve"> BP: 120/65 mm Hg</w:t>
      </w:r>
    </w:p>
    <w:p w:rsidR="00000000" w:rsidDel="00000000" w:rsidP="00000000" w:rsidRDefault="00000000" w:rsidRPr="00000000" w14:paraId="000001DC">
      <w:pPr>
        <w:pageBreakBefore w:val="0"/>
        <w:spacing w:after="0" w:line="240" w:lineRule="auto"/>
        <w:rPr/>
      </w:pPr>
      <w:r w:rsidDel="00000000" w:rsidR="00000000" w:rsidRPr="00000000">
        <w:rPr>
          <w:rtl w:val="0"/>
        </w:rPr>
        <w:t xml:space="preserve"> Temperature: 101ºF</w:t>
      </w:r>
    </w:p>
    <w:p w:rsidR="00000000" w:rsidDel="00000000" w:rsidP="00000000" w:rsidRDefault="00000000" w:rsidRPr="00000000" w14:paraId="000001DD">
      <w:pPr>
        <w:pageBreakBefore w:val="0"/>
        <w:spacing w:after="0" w:line="240" w:lineRule="auto"/>
        <w:rPr/>
      </w:pPr>
      <w:r w:rsidDel="00000000" w:rsidR="00000000" w:rsidRPr="00000000">
        <w:rPr>
          <w:rtl w:val="0"/>
        </w:rPr>
        <w:t xml:space="preserve"> Respiratory rate: 18/min.</w:t>
      </w:r>
    </w:p>
    <w:p w:rsidR="00000000" w:rsidDel="00000000" w:rsidP="00000000" w:rsidRDefault="00000000" w:rsidRPr="00000000" w14:paraId="000001DE">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1DF">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1E0">
      <w:pPr>
        <w:pageBreakBefore w:val="0"/>
        <w:spacing w:after="0" w:line="240" w:lineRule="auto"/>
        <w:rPr/>
      </w:pPr>
      <w:r w:rsidDel="00000000" w:rsidR="00000000" w:rsidRPr="00000000">
        <w:rPr>
          <w:rtl w:val="0"/>
        </w:rPr>
        <w:t xml:space="preserve">Lips, gums, teeth, and oral cavity—normal.</w:t>
      </w:r>
    </w:p>
    <w:p w:rsidR="00000000" w:rsidDel="00000000" w:rsidP="00000000" w:rsidRDefault="00000000" w:rsidRPr="00000000" w14:paraId="000001E1">
      <w:pPr>
        <w:pageBreakBefore w:val="0"/>
        <w:spacing w:after="0" w:line="240" w:lineRule="auto"/>
        <w:rPr/>
      </w:pPr>
      <w:r w:rsidDel="00000000" w:rsidR="00000000" w:rsidRPr="00000000">
        <w:rPr>
          <w:rtl w:val="0"/>
        </w:rPr>
        <w:t xml:space="preserve">Tongue—pale.</w:t>
      </w:r>
    </w:p>
    <w:p w:rsidR="00000000" w:rsidDel="00000000" w:rsidP="00000000" w:rsidRDefault="00000000" w:rsidRPr="00000000" w14:paraId="000001E2">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1E3">
      <w:pPr>
        <w:pageBreakBefore w:val="0"/>
        <w:spacing w:after="0" w:line="240" w:lineRule="auto"/>
        <w:rPr/>
      </w:pPr>
      <w:r w:rsidDel="00000000" w:rsidR="00000000" w:rsidRPr="00000000">
        <w:rPr>
          <w:b w:val="1"/>
          <w:bCs w:val="1"/>
          <w:rtl w:val="0"/>
        </w:rPr>
        <w:t xml:space="preserve">Inspection: </w:t>
      </w:r>
      <w:r w:rsidDel="00000000" w:rsidR="00000000" w:rsidRPr="00000000">
        <w:rPr>
          <w:rtl w:val="0"/>
        </w:rPr>
        <w:t xml:space="preserve">No abnormality detected.</w:t>
      </w:r>
    </w:p>
    <w:p w:rsidR="00000000" w:rsidDel="00000000" w:rsidP="00000000" w:rsidRDefault="00000000" w:rsidRPr="00000000" w14:paraId="000001E4">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1E5">
      <w:pPr>
        <w:pageBreakBefore w:val="0"/>
        <w:spacing w:after="0" w:line="240" w:lineRule="auto"/>
        <w:rPr/>
      </w:pPr>
      <w:r w:rsidDel="00000000" w:rsidR="00000000" w:rsidRPr="00000000">
        <w:rPr>
          <w:rtl w:val="0"/>
        </w:rPr>
        <w:t xml:space="preserve"> Tenderness in lower abdomen, more in right iliac fossa.</w:t>
      </w:r>
    </w:p>
    <w:p w:rsidR="00000000" w:rsidDel="00000000" w:rsidP="00000000" w:rsidRDefault="00000000" w:rsidRPr="00000000" w14:paraId="000001E6">
      <w:pPr>
        <w:pageBreakBefore w:val="0"/>
        <w:spacing w:after="0" w:line="240" w:lineRule="auto"/>
        <w:rPr/>
      </w:pPr>
      <w:r w:rsidDel="00000000" w:rsidR="00000000" w:rsidRPr="00000000">
        <w:rPr>
          <w:rtl w:val="0"/>
        </w:rPr>
        <w:t xml:space="preserve"> There is a small mass in the right iliac fossa, 2X2 cm in size, firm, non-tender, movable from side to side, free from overlying skin and underlying structures.</w:t>
      </w:r>
    </w:p>
    <w:p w:rsidR="00000000" w:rsidDel="00000000" w:rsidP="00000000" w:rsidRDefault="00000000" w:rsidRPr="00000000" w14:paraId="000001E7">
      <w:pPr>
        <w:pageBreakBefore w:val="0"/>
        <w:spacing w:after="0" w:line="240" w:lineRule="auto"/>
        <w:rPr/>
      </w:pPr>
      <w:r w:rsidDel="00000000" w:rsidR="00000000" w:rsidRPr="00000000">
        <w:rPr>
          <w:rtl w:val="0"/>
        </w:rPr>
        <w:t xml:space="preserve"> Liver—not palpable.</w:t>
      </w:r>
    </w:p>
    <w:p w:rsidR="00000000" w:rsidDel="00000000" w:rsidP="00000000" w:rsidRDefault="00000000" w:rsidRPr="00000000" w14:paraId="000001E8">
      <w:pPr>
        <w:pageBreakBefore w:val="0"/>
        <w:spacing w:after="0" w:line="240" w:lineRule="auto"/>
        <w:rPr/>
      </w:pPr>
      <w:r w:rsidDel="00000000" w:rsidR="00000000" w:rsidRPr="00000000">
        <w:rPr>
          <w:rtl w:val="0"/>
        </w:rPr>
        <w:t xml:space="preserve"> Spleen—not palpable.</w:t>
      </w:r>
    </w:p>
    <w:p w:rsidR="00000000" w:rsidDel="00000000" w:rsidP="00000000" w:rsidRDefault="00000000" w:rsidRPr="00000000" w14:paraId="000001E9">
      <w:pPr>
        <w:pageBreakBefore w:val="0"/>
        <w:spacing w:after="0" w:line="240" w:lineRule="auto"/>
        <w:rPr/>
      </w:pPr>
      <w:r w:rsidDel="00000000" w:rsidR="00000000" w:rsidRPr="00000000">
        <w:rPr>
          <w:rtl w:val="0"/>
        </w:rPr>
        <w:t xml:space="preserve"> Kidneys—not ballotable.</w:t>
      </w:r>
    </w:p>
    <w:p w:rsidR="00000000" w:rsidDel="00000000" w:rsidP="00000000" w:rsidRDefault="00000000" w:rsidRPr="00000000" w14:paraId="000001EA">
      <w:pPr>
        <w:pageBreakBefore w:val="0"/>
        <w:spacing w:after="0" w:line="240" w:lineRule="auto"/>
        <w:rPr/>
      </w:pPr>
      <w:r w:rsidDel="00000000" w:rsidR="00000000" w:rsidRPr="00000000">
        <w:rPr>
          <w:rtl w:val="0"/>
        </w:rPr>
        <w:t xml:space="preserve"> Succusion splash—absent.</w:t>
      </w:r>
    </w:p>
    <w:p w:rsidR="00000000" w:rsidDel="00000000" w:rsidP="00000000" w:rsidRDefault="00000000" w:rsidRPr="00000000" w14:paraId="000001EB">
      <w:pPr>
        <w:pageBreakBefore w:val="0"/>
        <w:spacing w:after="0" w:line="240" w:lineRule="auto"/>
        <w:rPr/>
      </w:pPr>
      <w:r w:rsidDel="00000000" w:rsidR="00000000" w:rsidRPr="00000000">
        <w:rPr>
          <w:b w:val="1"/>
          <w:bCs w:val="1"/>
          <w:rtl w:val="0"/>
        </w:rPr>
        <w:t xml:space="preserve">Percussion: </w:t>
      </w:r>
      <w:r w:rsidDel="00000000" w:rsidR="00000000" w:rsidRPr="00000000">
        <w:rPr>
          <w:rtl w:val="0"/>
        </w:rPr>
        <w:t xml:space="preserve">no abnormality detected.</w:t>
      </w:r>
    </w:p>
    <w:p w:rsidR="00000000" w:rsidDel="00000000" w:rsidP="00000000" w:rsidRDefault="00000000" w:rsidRPr="00000000" w14:paraId="000001EC">
      <w:pPr>
        <w:pageBreakBefore w:val="0"/>
        <w:spacing w:after="0" w:line="240" w:lineRule="auto"/>
        <w:rPr/>
      </w:pPr>
      <w:r w:rsidDel="00000000" w:rsidR="00000000" w:rsidRPr="00000000">
        <w:rPr>
          <w:b w:val="1"/>
          <w:bCs w:val="1"/>
          <w:rtl w:val="0"/>
        </w:rPr>
        <w:t xml:space="preserve">Auscultation: </w:t>
      </w:r>
      <w:r w:rsidDel="00000000" w:rsidR="00000000" w:rsidRPr="00000000">
        <w:rPr>
          <w:rtl w:val="0"/>
        </w:rPr>
        <w:t xml:space="preserve">no abnormality detected.</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1EE">
      <w:pPr>
        <w:pStyle w:val="Heading2"/>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2"/>
        <w:pageBreakBefore w:val="0"/>
        <w:rPr/>
      </w:pPr>
      <w:r w:rsidDel="00000000" w:rsidR="00000000" w:rsidRPr="00000000">
        <w:rPr>
          <w:rtl w:val="0"/>
        </w:rPr>
        <w:t xml:space="preserve">GI19: Obstructive Jaundice </w:t>
      </w:r>
    </w:p>
    <w:p w:rsidR="00000000" w:rsidDel="00000000" w:rsidP="00000000" w:rsidRDefault="00000000" w:rsidRPr="00000000" w14:paraId="000001F0">
      <w:pPr>
        <w:pageBreakBefore w:val="0"/>
        <w:spacing w:after="0" w:line="240" w:lineRule="auto"/>
        <w:rPr>
          <w:b w:val="1"/>
          <w:bCs w:val="1"/>
        </w:rPr>
      </w:pPr>
      <w:r w:rsidDel="00000000" w:rsidR="00000000" w:rsidRPr="00000000">
        <w:rPr>
          <w:b w:val="1"/>
          <w:bCs w:val="1"/>
          <w:rtl w:val="0"/>
        </w:rPr>
        <w:t xml:space="preserve">Salient features</w:t>
      </w:r>
    </w:p>
    <w:p w:rsidR="00000000" w:rsidDel="00000000" w:rsidP="00000000" w:rsidRDefault="00000000" w:rsidRPr="00000000" w14:paraId="000001F1">
      <w:pPr>
        <w:pageBreakBefore w:val="0"/>
        <w:spacing w:after="0" w:line="240" w:lineRule="auto"/>
        <w:rPr/>
      </w:pPr>
      <w:r w:rsidDel="00000000" w:rsidR="00000000" w:rsidRPr="00000000">
        <w:rPr>
          <w:rtl w:val="0"/>
        </w:rPr>
        <w:t xml:space="preserve">Mr …, 44 years old, a clerk, normotensive, nondiabetic, nonsmoker, nonalcoholic, hailing from …, presented with </w:t>
      </w:r>
      <w:r w:rsidDel="00000000" w:rsidR="00000000" w:rsidRPr="00000000">
        <w:rPr>
          <w:highlight w:val="cyan"/>
          <w:rtl w:val="0"/>
        </w:rPr>
        <w:t xml:space="preserve">yellow discoloration of his urine, eyes and whole body</w:t>
      </w:r>
      <w:r w:rsidDel="00000000" w:rsidR="00000000" w:rsidRPr="00000000">
        <w:rPr>
          <w:rtl w:val="0"/>
        </w:rPr>
        <w:t xml:space="preserve">, which is gradually increasing. Initailly jaundice is not associated with any nausea, loss of appetite or vomiting (which are preceding symptoms of acute viral hepatitis). His stool is clay colored, voluminous, associated with mucous but no blood.</w:t>
      </w:r>
    </w:p>
    <w:p w:rsidR="00000000" w:rsidDel="00000000" w:rsidP="00000000" w:rsidRDefault="00000000" w:rsidRPr="00000000" w14:paraId="000001F2">
      <w:pPr>
        <w:pageBreakBefore w:val="0"/>
        <w:spacing w:after="0" w:line="240" w:lineRule="auto"/>
        <w:rPr/>
      </w:pPr>
      <w:r w:rsidDel="00000000" w:rsidR="00000000" w:rsidRPr="00000000">
        <w:rPr>
          <w:rtl w:val="0"/>
        </w:rPr>
        <w:t xml:space="preserve">He also complains of generalized itching, which is more marked during the night and interferes with sleeping. For the last 1-2 months, the patient also complains of anorexia and marked loss of weight, about 10 kg. He does not complain of fever or abdominal pain or swelling of the body and leg.</w:t>
      </w:r>
    </w:p>
    <w:p w:rsidR="00000000" w:rsidDel="00000000" w:rsidP="00000000" w:rsidRDefault="00000000" w:rsidRPr="00000000" w14:paraId="000001F3">
      <w:pPr>
        <w:pageBreakBefore w:val="0"/>
        <w:spacing w:after="0" w:line="240" w:lineRule="auto"/>
        <w:rPr/>
      </w:pPr>
      <w:r w:rsidDel="00000000" w:rsidR="00000000" w:rsidRPr="00000000">
        <w:rPr>
          <w:rtl w:val="0"/>
        </w:rPr>
        <w:t xml:space="preserve">There is no previous history jaundice, injection, infusion or blood transfusion, dental extraction,</w:t>
      </w:r>
    </w:p>
    <w:p w:rsidR="00000000" w:rsidDel="00000000" w:rsidP="00000000" w:rsidRDefault="00000000" w:rsidRPr="00000000" w14:paraId="000001F4">
      <w:pPr>
        <w:pageBreakBefore w:val="0"/>
        <w:spacing w:after="0" w:line="240" w:lineRule="auto"/>
        <w:rPr>
          <w:b w:val="1"/>
          <w:bCs w:val="1"/>
        </w:rPr>
      </w:pPr>
      <w:r w:rsidDel="00000000" w:rsidR="00000000" w:rsidRPr="00000000">
        <w:rPr>
          <w:rtl w:val="0"/>
        </w:rPr>
        <w:t xml:space="preserve">sharing of needles, colicky abdominal pain or abdominal surgery. There is no history of intravenous drug abuse. There is no family history of similar illness. He used to take ranitidine and painkillers.</w:t>
      </w:r>
      <w:r w:rsidDel="00000000" w:rsidR="00000000" w:rsidRPr="00000000">
        <w:rPr>
          <w:rtl w:val="0"/>
        </w:rPr>
      </w:r>
    </w:p>
    <w:p w:rsidR="00000000" w:rsidDel="00000000" w:rsidP="00000000" w:rsidRDefault="00000000" w:rsidRPr="00000000" w14:paraId="000001F5">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F6">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1F7">
      <w:pPr>
        <w:pageBreakBefore w:val="0"/>
        <w:spacing w:after="0" w:line="240" w:lineRule="auto"/>
        <w:rPr/>
      </w:pPr>
      <w:r w:rsidDel="00000000" w:rsidR="00000000" w:rsidRPr="00000000">
        <w:rPr>
          <w:rtl w:val="0"/>
        </w:rPr>
        <w:t xml:space="preserve"> Ill looking</w:t>
      </w:r>
    </w:p>
    <w:p w:rsidR="00000000" w:rsidDel="00000000" w:rsidP="00000000" w:rsidRDefault="00000000" w:rsidRPr="00000000" w14:paraId="000001F8">
      <w:pPr>
        <w:pageBreakBefore w:val="0"/>
        <w:spacing w:after="0" w:line="240" w:lineRule="auto"/>
        <w:rPr/>
      </w:pPr>
      <w:r w:rsidDel="00000000" w:rsidR="00000000" w:rsidRPr="00000000">
        <w:rPr>
          <w:rtl w:val="0"/>
        </w:rPr>
        <w:t xml:space="preserve"> Deeply jaundiced and mildly anemic</w:t>
      </w:r>
    </w:p>
    <w:p w:rsidR="00000000" w:rsidDel="00000000" w:rsidP="00000000" w:rsidRDefault="00000000" w:rsidRPr="00000000" w14:paraId="000001F9">
      <w:pPr>
        <w:pageBreakBefore w:val="0"/>
        <w:spacing w:after="0" w:line="240" w:lineRule="auto"/>
        <w:rPr/>
      </w:pPr>
      <w:r w:rsidDel="00000000" w:rsidR="00000000" w:rsidRPr="00000000">
        <w:rPr>
          <w:rtl w:val="0"/>
        </w:rPr>
        <w:t xml:space="preserve"> No cyanosis, clubbing, koilonychia, leukonychia or edema</w:t>
      </w:r>
    </w:p>
    <w:p w:rsidR="00000000" w:rsidDel="00000000" w:rsidP="00000000" w:rsidRDefault="00000000" w:rsidRPr="00000000" w14:paraId="000001FA">
      <w:pPr>
        <w:pageBreakBefore w:val="0"/>
        <w:spacing w:after="0" w:line="240" w:lineRule="auto"/>
        <w:rPr/>
      </w:pPr>
      <w:r w:rsidDel="00000000" w:rsidR="00000000" w:rsidRPr="00000000">
        <w:rPr>
          <w:rtl w:val="0"/>
        </w:rPr>
        <w:t xml:space="preserve"> No lymphadenopathy or thyromegaly</w:t>
      </w:r>
    </w:p>
    <w:p w:rsidR="00000000" w:rsidDel="00000000" w:rsidP="00000000" w:rsidRDefault="00000000" w:rsidRPr="00000000" w14:paraId="000001FB">
      <w:pPr>
        <w:pageBreakBefore w:val="0"/>
        <w:spacing w:after="0" w:line="240" w:lineRule="auto"/>
        <w:rPr/>
      </w:pPr>
      <w:r w:rsidDel="00000000" w:rsidR="00000000" w:rsidRPr="00000000">
        <w:rPr>
          <w:rtl w:val="0"/>
        </w:rPr>
        <w:t xml:space="preserve"> There are multiple scratch marks all over the body, more marked over the extensor surfaces of</w:t>
      </w:r>
    </w:p>
    <w:p w:rsidR="00000000" w:rsidDel="00000000" w:rsidP="00000000" w:rsidRDefault="00000000" w:rsidRPr="00000000" w14:paraId="000001FC">
      <w:pPr>
        <w:pageBreakBefore w:val="0"/>
        <w:spacing w:after="0" w:line="240" w:lineRule="auto"/>
        <w:rPr/>
      </w:pPr>
      <w:r w:rsidDel="00000000" w:rsidR="00000000" w:rsidRPr="00000000">
        <w:rPr>
          <w:rtl w:val="0"/>
        </w:rPr>
        <w:t xml:space="preserve">upper and lower limbs</w:t>
      </w:r>
    </w:p>
    <w:p w:rsidR="00000000" w:rsidDel="00000000" w:rsidP="00000000" w:rsidRDefault="00000000" w:rsidRPr="00000000" w14:paraId="000001FD">
      <w:pPr>
        <w:pageBreakBefore w:val="0"/>
        <w:spacing w:after="0" w:line="240" w:lineRule="auto"/>
        <w:rPr/>
      </w:pPr>
      <w:r w:rsidDel="00000000" w:rsidR="00000000" w:rsidRPr="00000000">
        <w:rPr>
          <w:rtl w:val="0"/>
        </w:rPr>
        <w:t xml:space="preserve"> No stigmata of chronic liver disease</w:t>
      </w:r>
    </w:p>
    <w:p w:rsidR="00000000" w:rsidDel="00000000" w:rsidP="00000000" w:rsidRDefault="00000000" w:rsidRPr="00000000" w14:paraId="000001FE">
      <w:pPr>
        <w:pageBreakBefore w:val="0"/>
        <w:spacing w:after="0" w:line="240" w:lineRule="auto"/>
        <w:rPr/>
      </w:pPr>
      <w:r w:rsidDel="00000000" w:rsidR="00000000" w:rsidRPr="00000000">
        <w:rPr>
          <w:rtl w:val="0"/>
        </w:rPr>
        <w:t xml:space="preserve"> Bony tenderness—absent</w:t>
      </w:r>
    </w:p>
    <w:p w:rsidR="00000000" w:rsidDel="00000000" w:rsidP="00000000" w:rsidRDefault="00000000" w:rsidRPr="00000000" w14:paraId="000001FF">
      <w:pPr>
        <w:pageBreakBefore w:val="0"/>
        <w:spacing w:after="0" w:line="240" w:lineRule="auto"/>
        <w:rPr/>
      </w:pPr>
      <w:r w:rsidDel="00000000" w:rsidR="00000000" w:rsidRPr="00000000">
        <w:rPr>
          <w:rtl w:val="0"/>
        </w:rPr>
        <w:t xml:space="preserve"> Flapping tremor—absent.</w:t>
      </w:r>
    </w:p>
    <w:p w:rsidR="00000000" w:rsidDel="00000000" w:rsidP="00000000" w:rsidRDefault="00000000" w:rsidRPr="00000000" w14:paraId="00000200">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201">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202">
      <w:pPr>
        <w:pageBreakBefore w:val="0"/>
        <w:spacing w:after="0" w:line="240" w:lineRule="auto"/>
        <w:rPr/>
      </w:pPr>
      <w:r w:rsidDel="00000000" w:rsidR="00000000" w:rsidRPr="00000000">
        <w:rPr>
          <w:rtl w:val="0"/>
        </w:rPr>
        <w:t xml:space="preserve"> Lips, gums, teeth normal</w:t>
      </w:r>
    </w:p>
    <w:p w:rsidR="00000000" w:rsidDel="00000000" w:rsidP="00000000" w:rsidRDefault="00000000" w:rsidRPr="00000000" w14:paraId="00000203">
      <w:pPr>
        <w:pageBreakBefore w:val="0"/>
        <w:spacing w:after="0" w:line="240" w:lineRule="auto"/>
        <w:rPr/>
      </w:pPr>
      <w:r w:rsidDel="00000000" w:rsidR="00000000" w:rsidRPr="00000000">
        <w:rPr>
          <w:rtl w:val="0"/>
        </w:rPr>
        <w:t xml:space="preserve"> Tongue and oral cavity—yellowish.</w:t>
      </w:r>
    </w:p>
    <w:p w:rsidR="00000000" w:rsidDel="00000000" w:rsidP="00000000" w:rsidRDefault="00000000" w:rsidRPr="00000000" w14:paraId="00000204">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205">
      <w:pPr>
        <w:pageBreakBefore w:val="0"/>
        <w:spacing w:after="0" w:line="240" w:lineRule="auto"/>
        <w:rPr/>
      </w:pPr>
      <w:r w:rsidDel="00000000" w:rsidR="00000000" w:rsidRPr="00000000">
        <w:rPr>
          <w:b w:val="1"/>
          <w:bCs w:val="1"/>
          <w:rtl w:val="0"/>
        </w:rPr>
        <w:t xml:space="preserve">Inspection: </w:t>
      </w:r>
      <w:r w:rsidDel="00000000" w:rsidR="00000000" w:rsidRPr="00000000">
        <w:rPr>
          <w:rtl w:val="0"/>
        </w:rPr>
        <w:t xml:space="preserve">Normal.</w:t>
      </w:r>
    </w:p>
    <w:p w:rsidR="00000000" w:rsidDel="00000000" w:rsidP="00000000" w:rsidRDefault="00000000" w:rsidRPr="00000000" w14:paraId="00000206">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207">
      <w:pPr>
        <w:pageBreakBefore w:val="0"/>
        <w:spacing w:after="0" w:line="240" w:lineRule="auto"/>
        <w:rPr/>
      </w:pPr>
      <w:r w:rsidDel="00000000" w:rsidR="00000000" w:rsidRPr="00000000">
        <w:rPr>
          <w:rtl w:val="0"/>
        </w:rPr>
        <w:t xml:space="preserve"> Liver is palpable, There is no bruit.</w:t>
      </w:r>
    </w:p>
    <w:p w:rsidR="00000000" w:rsidDel="00000000" w:rsidP="00000000" w:rsidRDefault="00000000" w:rsidRPr="00000000" w14:paraId="00000208">
      <w:pPr>
        <w:pageBreakBefore w:val="0"/>
        <w:spacing w:after="0" w:line="240" w:lineRule="auto"/>
        <w:rPr/>
      </w:pPr>
      <w:r w:rsidDel="00000000" w:rsidR="00000000" w:rsidRPr="00000000">
        <w:rPr>
          <w:rtl w:val="0"/>
        </w:rPr>
        <w:t xml:space="preserve"> Spleen—not palpable.</w:t>
      </w:r>
    </w:p>
    <w:p w:rsidR="00000000" w:rsidDel="00000000" w:rsidP="00000000" w:rsidRDefault="00000000" w:rsidRPr="00000000" w14:paraId="00000209">
      <w:pPr>
        <w:pageBreakBefore w:val="0"/>
        <w:spacing w:after="0" w:line="240" w:lineRule="auto"/>
        <w:rPr/>
      </w:pPr>
      <w:r w:rsidDel="00000000" w:rsidR="00000000" w:rsidRPr="00000000">
        <w:rPr>
          <w:rtl w:val="0"/>
        </w:rPr>
        <w:t xml:space="preserve"> Kidneys—not ballotable.</w:t>
      </w:r>
    </w:p>
    <w:p w:rsidR="00000000" w:rsidDel="00000000" w:rsidP="00000000" w:rsidRDefault="00000000" w:rsidRPr="00000000" w14:paraId="0000020A">
      <w:pPr>
        <w:pageBreakBefore w:val="0"/>
        <w:spacing w:after="0" w:line="240" w:lineRule="auto"/>
        <w:rPr/>
      </w:pPr>
      <w:r w:rsidDel="00000000" w:rsidR="00000000" w:rsidRPr="00000000">
        <w:rPr>
          <w:rtl w:val="0"/>
        </w:rPr>
        <w:t xml:space="preserve"> Testes—normal.</w:t>
      </w:r>
    </w:p>
    <w:p w:rsidR="00000000" w:rsidDel="00000000" w:rsidP="00000000" w:rsidRDefault="00000000" w:rsidRPr="00000000" w14:paraId="0000020B">
      <w:pPr>
        <w:pageBreakBefore w:val="0"/>
        <w:spacing w:after="0" w:line="240" w:lineRule="auto"/>
        <w:rPr/>
      </w:pPr>
      <w:r w:rsidDel="00000000" w:rsidR="00000000" w:rsidRPr="00000000">
        <w:rPr>
          <w:b w:val="1"/>
          <w:bCs w:val="1"/>
          <w:rtl w:val="0"/>
        </w:rPr>
        <w:t xml:space="preserve">Percussion: </w:t>
      </w:r>
      <w:r w:rsidDel="00000000" w:rsidR="00000000" w:rsidRPr="00000000">
        <w:rPr>
          <w:rtl w:val="0"/>
        </w:rPr>
        <w:t xml:space="preserve">Normal.</w:t>
      </w:r>
    </w:p>
    <w:p w:rsidR="00000000" w:rsidDel="00000000" w:rsidP="00000000" w:rsidRDefault="00000000" w:rsidRPr="00000000" w14:paraId="0000020C">
      <w:pPr>
        <w:pageBreakBefore w:val="0"/>
        <w:spacing w:after="0" w:line="240" w:lineRule="auto"/>
        <w:rPr/>
      </w:pPr>
      <w:r w:rsidDel="00000000" w:rsidR="00000000" w:rsidRPr="00000000">
        <w:rPr>
          <w:b w:val="1"/>
          <w:bCs w:val="1"/>
          <w:rtl w:val="0"/>
        </w:rPr>
        <w:t xml:space="preserve">Auscultation: </w:t>
      </w:r>
      <w:r w:rsidDel="00000000" w:rsidR="00000000" w:rsidRPr="00000000">
        <w:rPr>
          <w:rtl w:val="0"/>
        </w:rPr>
        <w:t xml:space="preserve">No abnormality detected.</w:t>
      </w:r>
    </w:p>
    <w:p w:rsidR="00000000" w:rsidDel="00000000" w:rsidP="00000000" w:rsidRDefault="00000000" w:rsidRPr="00000000" w14:paraId="0000020D">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20F">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210">
      <w:pPr>
        <w:pStyle w:val="Heading2"/>
        <w:pageBreakBefore w:val="0"/>
        <w:rPr/>
      </w:pPr>
      <w:r w:rsidDel="00000000" w:rsidR="00000000" w:rsidRPr="00000000">
        <w:rPr>
          <w:rtl w:val="0"/>
        </w:rPr>
      </w:r>
    </w:p>
    <w:p w:rsidR="00000000" w:rsidDel="00000000" w:rsidP="00000000" w:rsidRDefault="00000000" w:rsidRPr="00000000" w14:paraId="00000211">
      <w:pPr>
        <w:pStyle w:val="Heading2"/>
        <w:pageBreakBefore w:val="0"/>
        <w:rPr/>
      </w:pPr>
      <w:r w:rsidDel="00000000" w:rsidR="00000000" w:rsidRPr="00000000">
        <w:rPr>
          <w:rtl w:val="0"/>
        </w:rPr>
        <w:t xml:space="preserve">GI20: Acute Viral Hepatitis</w:t>
      </w:r>
    </w:p>
    <w:p w:rsidR="00000000" w:rsidDel="00000000" w:rsidP="00000000" w:rsidRDefault="00000000" w:rsidRPr="00000000" w14:paraId="00000212">
      <w:pPr>
        <w:pageBreakBefore w:val="0"/>
        <w:spacing w:after="0" w:line="240" w:lineRule="auto"/>
        <w:rPr>
          <w:b w:val="1"/>
          <w:bCs w:val="1"/>
        </w:rPr>
      </w:pPr>
      <w:r w:rsidDel="00000000" w:rsidR="00000000" w:rsidRPr="00000000">
        <w:rPr>
          <w:b w:val="1"/>
          <w:bCs w:val="1"/>
          <w:rtl w:val="0"/>
        </w:rPr>
        <w:t xml:space="preserve">Hx</w:t>
      </w:r>
    </w:p>
    <w:p w:rsidR="00000000" w:rsidDel="00000000" w:rsidP="00000000" w:rsidRDefault="00000000" w:rsidRPr="00000000" w14:paraId="00000213">
      <w:pPr>
        <w:pageBreakBefore w:val="0"/>
        <w:spacing w:after="0" w:line="240" w:lineRule="auto"/>
        <w:rPr/>
      </w:pPr>
      <w:r w:rsidDel="00000000" w:rsidR="00000000" w:rsidRPr="00000000">
        <w:rPr>
          <w:rtl w:val="0"/>
        </w:rPr>
        <w:t xml:space="preserve">Mrs. …, 33 years old, housewife, normotensive, nondiabetic, nonsmoker, nonalcoholic, hailing from…, presented with</w:t>
      </w:r>
      <w:r w:rsidDel="00000000" w:rsidR="00000000" w:rsidRPr="00000000">
        <w:rPr>
          <w:highlight w:val="cyan"/>
          <w:rtl w:val="0"/>
        </w:rPr>
        <w:t xml:space="preserve"> malaise, loss of appetite, nausea and vomiting</w:t>
      </w:r>
      <w:r w:rsidDel="00000000" w:rsidR="00000000" w:rsidRPr="00000000">
        <w:rPr>
          <w:rtl w:val="0"/>
        </w:rPr>
        <w:t xml:space="preserve"> for 6-7 days. The vomitus is bile stained with some food residue, but no blood. She also noticed gradually increasing yellow coloration of her urine and eyes for the same duration. </w:t>
      </w:r>
    </w:p>
    <w:p w:rsidR="00000000" w:rsidDel="00000000" w:rsidP="00000000" w:rsidRDefault="00000000" w:rsidRPr="00000000" w14:paraId="00000214">
      <w:pPr>
        <w:pageBreakBefore w:val="0"/>
        <w:spacing w:after="0" w:line="240" w:lineRule="auto"/>
        <w:rPr/>
      </w:pPr>
      <w:r w:rsidDel="00000000" w:rsidR="00000000" w:rsidRPr="00000000">
        <w:rPr>
          <w:rtl w:val="0"/>
        </w:rPr>
      </w:r>
    </w:p>
    <w:p w:rsidR="00000000" w:rsidDel="00000000" w:rsidP="00000000" w:rsidRDefault="00000000" w:rsidRPr="00000000" w14:paraId="00000215">
      <w:pPr>
        <w:pageBreakBefore w:val="0"/>
        <w:spacing w:after="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Her stool is yellowish and not voluminous and not clay colored. There is no history of itching. The patient also complains of pain and discomfort in the right upper abdomen. It is not related to food and there is no radiation to the shoulder. She also complains of general weakness for the same duration. There is no history of fever, skin rash, contact with jaundice patient, intake of drugs, injection, infusion, blood transfusion or I/V drug abuse, travel history or sexual exposure. There is no history of such illness in her family. She is on oral contraceptives, but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takes no other medicine related to her symptoms. Her LMP was 10 days ago.</w:t>
      </w:r>
    </w:p>
    <w:p w:rsidR="00000000" w:rsidDel="00000000" w:rsidP="00000000" w:rsidRDefault="00000000" w:rsidRPr="00000000" w14:paraId="00000216">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217">
      <w:pPr>
        <w:pageBreakBefore w:val="0"/>
        <w:spacing w:after="0" w:line="240" w:lineRule="auto"/>
        <w:rPr/>
      </w:pPr>
      <w:r w:rsidDel="00000000" w:rsidR="00000000" w:rsidRPr="00000000">
        <w:rPr>
          <w:rtl w:val="0"/>
        </w:rPr>
        <w:t xml:space="preserve"> The patient is ill looking</w:t>
      </w:r>
    </w:p>
    <w:p w:rsidR="00000000" w:rsidDel="00000000" w:rsidP="00000000" w:rsidRDefault="00000000" w:rsidRPr="00000000" w14:paraId="00000218">
      <w:pPr>
        <w:pageBreakBefore w:val="0"/>
        <w:spacing w:after="0" w:line="240" w:lineRule="auto"/>
        <w:rPr/>
      </w:pPr>
      <w:r w:rsidDel="00000000" w:rsidR="00000000" w:rsidRPr="00000000">
        <w:rPr>
          <w:rtl w:val="0"/>
        </w:rPr>
        <w:t xml:space="preserve"> There is moderate jaundice</w:t>
      </w:r>
    </w:p>
    <w:p w:rsidR="00000000" w:rsidDel="00000000" w:rsidP="00000000" w:rsidRDefault="00000000" w:rsidRPr="00000000" w14:paraId="00000219">
      <w:pPr>
        <w:pageBreakBefore w:val="0"/>
        <w:spacing w:after="0" w:line="240" w:lineRule="auto"/>
        <w:rPr/>
      </w:pPr>
      <w:r w:rsidDel="00000000" w:rsidR="00000000" w:rsidRPr="00000000">
        <w:rPr>
          <w:rtl w:val="0"/>
        </w:rPr>
        <w:t xml:space="preserve"> No cyanosis, clubbing, koilonychia, leukonychia or edema, spider angioma or palmar erythema</w:t>
      </w:r>
    </w:p>
    <w:p w:rsidR="00000000" w:rsidDel="00000000" w:rsidP="00000000" w:rsidRDefault="00000000" w:rsidRPr="00000000" w14:paraId="0000021A">
      <w:pPr>
        <w:pageBreakBefore w:val="0"/>
        <w:spacing w:after="0" w:line="240" w:lineRule="auto"/>
        <w:rPr/>
      </w:pPr>
      <w:r w:rsidDel="00000000" w:rsidR="00000000" w:rsidRPr="00000000">
        <w:rPr>
          <w:rtl w:val="0"/>
        </w:rPr>
        <w:t xml:space="preserve">Flapping tremor is absent</w:t>
      </w:r>
    </w:p>
    <w:p w:rsidR="00000000" w:rsidDel="00000000" w:rsidP="00000000" w:rsidRDefault="00000000" w:rsidRPr="00000000" w14:paraId="0000021B">
      <w:pPr>
        <w:pageBreakBefore w:val="0"/>
        <w:spacing w:after="0" w:line="240" w:lineRule="auto"/>
        <w:rPr/>
      </w:pPr>
      <w:r w:rsidDel="00000000" w:rsidR="00000000" w:rsidRPr="00000000">
        <w:rPr>
          <w:rtl w:val="0"/>
        </w:rPr>
        <w:t xml:space="preserve"> No lymphadenopathy or thyromegaly</w:t>
      </w:r>
    </w:p>
    <w:p w:rsidR="00000000" w:rsidDel="00000000" w:rsidP="00000000" w:rsidRDefault="00000000" w:rsidRPr="00000000" w14:paraId="0000021C">
      <w:pPr>
        <w:pageBreakBefore w:val="0"/>
        <w:spacing w:after="0" w:line="240" w:lineRule="auto"/>
        <w:rPr/>
      </w:pPr>
      <w:r w:rsidDel="00000000" w:rsidR="00000000" w:rsidRPr="00000000">
        <w:rPr>
          <w:rtl w:val="0"/>
        </w:rPr>
        <w:t xml:space="preserve"> No skin rash</w:t>
      </w:r>
    </w:p>
    <w:p w:rsidR="00000000" w:rsidDel="00000000" w:rsidP="00000000" w:rsidRDefault="00000000" w:rsidRPr="00000000" w14:paraId="0000021D">
      <w:pPr>
        <w:pageBreakBefore w:val="0"/>
        <w:spacing w:after="0" w:line="240" w:lineRule="auto"/>
        <w:rPr/>
      </w:pPr>
      <w:r w:rsidDel="00000000" w:rsidR="00000000" w:rsidRPr="00000000">
        <w:rPr>
          <w:rtl w:val="0"/>
        </w:rPr>
        <w:t xml:space="preserve"> Pulse—68/min</w:t>
      </w:r>
    </w:p>
    <w:p w:rsidR="00000000" w:rsidDel="00000000" w:rsidP="00000000" w:rsidRDefault="00000000" w:rsidRPr="00000000" w14:paraId="0000021E">
      <w:pPr>
        <w:pageBreakBefore w:val="0"/>
        <w:spacing w:after="0" w:line="240" w:lineRule="auto"/>
        <w:rPr/>
      </w:pPr>
      <w:r w:rsidDel="00000000" w:rsidR="00000000" w:rsidRPr="00000000">
        <w:rPr>
          <w:rtl w:val="0"/>
        </w:rPr>
        <w:t xml:space="preserve"> BP—110/70 mm Hg</w:t>
      </w:r>
    </w:p>
    <w:p w:rsidR="00000000" w:rsidDel="00000000" w:rsidP="00000000" w:rsidRDefault="00000000" w:rsidRPr="00000000" w14:paraId="0000021F">
      <w:pPr>
        <w:pageBreakBefore w:val="0"/>
        <w:spacing w:after="0" w:line="240" w:lineRule="auto"/>
        <w:rPr/>
      </w:pPr>
      <w:r w:rsidDel="00000000" w:rsidR="00000000" w:rsidRPr="00000000">
        <w:rPr>
          <w:rtl w:val="0"/>
        </w:rPr>
        <w:t xml:space="preserve"> Respirator`y rates—20/min</w:t>
      </w:r>
    </w:p>
    <w:p w:rsidR="00000000" w:rsidDel="00000000" w:rsidP="00000000" w:rsidRDefault="00000000" w:rsidRPr="00000000" w14:paraId="00000220">
      <w:pPr>
        <w:pageBreakBefore w:val="0"/>
        <w:spacing w:after="0" w:line="240" w:lineRule="auto"/>
        <w:rPr/>
      </w:pPr>
      <w:r w:rsidDel="00000000" w:rsidR="00000000" w:rsidRPr="00000000">
        <w:rPr>
          <w:rtl w:val="0"/>
        </w:rPr>
        <w:t xml:space="preserve"> Temperature—100°F.</w:t>
      </w:r>
    </w:p>
    <w:p w:rsidR="00000000" w:rsidDel="00000000" w:rsidP="00000000" w:rsidRDefault="00000000" w:rsidRPr="00000000" w14:paraId="00000221">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222">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223">
      <w:pPr>
        <w:pageBreakBefore w:val="0"/>
        <w:spacing w:after="0" w:line="240" w:lineRule="auto"/>
        <w:rPr/>
      </w:pPr>
      <w:r w:rsidDel="00000000" w:rsidR="00000000" w:rsidRPr="00000000">
        <w:rPr>
          <w:rtl w:val="0"/>
        </w:rPr>
        <w:t xml:space="preserve"> Lips, gums, teeth—normal</w:t>
      </w:r>
    </w:p>
    <w:p w:rsidR="00000000" w:rsidDel="00000000" w:rsidP="00000000" w:rsidRDefault="00000000" w:rsidRPr="00000000" w14:paraId="00000224">
      <w:pPr>
        <w:pageBreakBefore w:val="0"/>
        <w:spacing w:after="0" w:line="240" w:lineRule="auto"/>
        <w:rPr/>
      </w:pPr>
      <w:r w:rsidDel="00000000" w:rsidR="00000000" w:rsidRPr="00000000">
        <w:rPr>
          <w:rtl w:val="0"/>
        </w:rPr>
        <w:t xml:space="preserve"> Under surface of tongue and oral cavity—yellowish.</w:t>
      </w:r>
    </w:p>
    <w:p w:rsidR="00000000" w:rsidDel="00000000" w:rsidP="00000000" w:rsidRDefault="00000000" w:rsidRPr="00000000" w14:paraId="00000225">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226">
      <w:pPr>
        <w:pageBreakBefore w:val="0"/>
        <w:spacing w:after="0" w:line="240" w:lineRule="auto"/>
        <w:rPr/>
      </w:pPr>
      <w:r w:rsidDel="00000000" w:rsidR="00000000" w:rsidRPr="00000000">
        <w:rPr>
          <w:b w:val="1"/>
          <w:bCs w:val="1"/>
          <w:rtl w:val="0"/>
        </w:rPr>
        <w:t xml:space="preserve">Inspection: </w:t>
      </w:r>
      <w:r w:rsidDel="00000000" w:rsidR="00000000" w:rsidRPr="00000000">
        <w:rPr>
          <w:rtl w:val="0"/>
        </w:rPr>
        <w:t xml:space="preserve">No abnormality detected.</w:t>
      </w:r>
    </w:p>
    <w:p w:rsidR="00000000" w:rsidDel="00000000" w:rsidP="00000000" w:rsidRDefault="00000000" w:rsidRPr="00000000" w14:paraId="00000227">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228">
      <w:pPr>
        <w:pageBreakBefore w:val="0"/>
        <w:spacing w:after="0" w:line="240" w:lineRule="auto"/>
        <w:rPr/>
      </w:pPr>
      <w:r w:rsidDel="00000000" w:rsidR="00000000" w:rsidRPr="00000000">
        <w:rPr>
          <w:rtl w:val="0"/>
        </w:rPr>
        <w:t xml:space="preserve"> Liver is palpable, 3 cm from the right costal margin in the mid-clavicular line, margin is sharp,</w:t>
      </w:r>
    </w:p>
    <w:p w:rsidR="00000000" w:rsidDel="00000000" w:rsidP="00000000" w:rsidRDefault="00000000" w:rsidRPr="00000000" w14:paraId="00000229">
      <w:pPr>
        <w:pageBreakBefore w:val="0"/>
        <w:spacing w:after="0" w:line="240" w:lineRule="auto"/>
        <w:rPr/>
      </w:pPr>
      <w:r w:rsidDel="00000000" w:rsidR="00000000" w:rsidRPr="00000000">
        <w:rPr>
          <w:rtl w:val="0"/>
        </w:rPr>
        <w:t xml:space="preserve">surface is smooth, soft in consistency, and tender. Upper border of liver dullness is in the right 5th intercostal space along the midclavicular line. There is no hepatic bruit.</w:t>
      </w:r>
    </w:p>
    <w:p w:rsidR="00000000" w:rsidDel="00000000" w:rsidP="00000000" w:rsidRDefault="00000000" w:rsidRPr="00000000" w14:paraId="0000022A">
      <w:pPr>
        <w:pageBreakBefore w:val="0"/>
        <w:spacing w:after="0" w:line="240" w:lineRule="auto"/>
        <w:rPr/>
      </w:pPr>
      <w:r w:rsidDel="00000000" w:rsidR="00000000" w:rsidRPr="00000000">
        <w:rPr>
          <w:rtl w:val="0"/>
        </w:rPr>
        <w:t xml:space="preserve"> Spleen is not palpable.</w:t>
      </w:r>
    </w:p>
    <w:p w:rsidR="00000000" w:rsidDel="00000000" w:rsidP="00000000" w:rsidRDefault="00000000" w:rsidRPr="00000000" w14:paraId="0000022B">
      <w:pPr>
        <w:pageBreakBefore w:val="0"/>
        <w:spacing w:after="0" w:line="240" w:lineRule="auto"/>
        <w:rPr/>
      </w:pPr>
      <w:r w:rsidDel="00000000" w:rsidR="00000000" w:rsidRPr="00000000">
        <w:rPr>
          <w:rtl w:val="0"/>
        </w:rPr>
        <w:t xml:space="preserve"> Kidneys are not ballotable.</w:t>
      </w:r>
    </w:p>
    <w:p w:rsidR="00000000" w:rsidDel="00000000" w:rsidP="00000000" w:rsidRDefault="00000000" w:rsidRPr="00000000" w14:paraId="0000022C">
      <w:pPr>
        <w:pageBreakBefore w:val="0"/>
        <w:spacing w:after="0" w:line="240" w:lineRule="auto"/>
        <w:rPr/>
      </w:pPr>
      <w:r w:rsidDel="00000000" w:rsidR="00000000" w:rsidRPr="00000000">
        <w:rPr>
          <w:rtl w:val="0"/>
        </w:rPr>
        <w:t xml:space="preserve"> Ascitis is absent as evidenced by absent shifting dullness and fluid thrill.</w:t>
      </w:r>
    </w:p>
    <w:p w:rsidR="00000000" w:rsidDel="00000000" w:rsidP="00000000" w:rsidRDefault="00000000" w:rsidRPr="00000000" w14:paraId="0000022D">
      <w:pPr>
        <w:pageBreakBefore w:val="0"/>
        <w:spacing w:after="0" w:line="240" w:lineRule="auto"/>
        <w:rPr/>
      </w:pPr>
      <w:r w:rsidDel="00000000" w:rsidR="00000000" w:rsidRPr="00000000">
        <w:rPr>
          <w:b w:val="1"/>
          <w:bCs w:val="1"/>
          <w:rtl w:val="0"/>
        </w:rPr>
        <w:t xml:space="preserve">Percussion: </w:t>
      </w:r>
      <w:r w:rsidDel="00000000" w:rsidR="00000000" w:rsidRPr="00000000">
        <w:rPr>
          <w:rtl w:val="0"/>
        </w:rPr>
        <w:t xml:space="preserve">No abnormality detected.</w:t>
      </w:r>
    </w:p>
    <w:p w:rsidR="00000000" w:rsidDel="00000000" w:rsidP="00000000" w:rsidRDefault="00000000" w:rsidRPr="00000000" w14:paraId="0000022E">
      <w:pPr>
        <w:pageBreakBefore w:val="0"/>
        <w:spacing w:after="0" w:line="240" w:lineRule="auto"/>
        <w:rPr/>
      </w:pPr>
      <w:r w:rsidDel="00000000" w:rsidR="00000000" w:rsidRPr="00000000">
        <w:rPr>
          <w:b w:val="1"/>
          <w:bCs w:val="1"/>
          <w:rtl w:val="0"/>
        </w:rPr>
        <w:t xml:space="preserve">Auscultation: </w:t>
      </w:r>
      <w:r w:rsidDel="00000000" w:rsidR="00000000" w:rsidRPr="00000000">
        <w:rPr>
          <w:rtl w:val="0"/>
        </w:rPr>
        <w:t xml:space="preserve">No abnormality detected.</w:t>
      </w:r>
    </w:p>
    <w:p w:rsidR="00000000" w:rsidDel="00000000" w:rsidP="00000000" w:rsidRDefault="00000000" w:rsidRPr="00000000" w14:paraId="0000022F">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r w:rsidDel="00000000" w:rsidR="00000000" w:rsidRPr="00000000">
        <w:rPr>
          <w:rtl w:val="0"/>
        </w:rPr>
      </w:r>
    </w:p>
    <w:p w:rsidR="00000000" w:rsidDel="00000000" w:rsidP="00000000" w:rsidRDefault="00000000" w:rsidRPr="00000000" w14:paraId="00000231">
      <w:pPr>
        <w:pStyle w:val="Heading2"/>
        <w:pageBreakBefore w:val="0"/>
        <w:rPr/>
      </w:pPr>
      <w:r w:rsidDel="00000000" w:rsidR="00000000" w:rsidRPr="00000000">
        <w:rPr>
          <w:rtl w:val="0"/>
        </w:rPr>
        <w:t xml:space="preserve">GI21: Cirrhosis </w:t>
      </w:r>
    </w:p>
    <w:p w:rsidR="00000000" w:rsidDel="00000000" w:rsidP="00000000" w:rsidRDefault="00000000" w:rsidRPr="00000000" w14:paraId="00000232">
      <w:pPr>
        <w:pageBreakBefore w:val="0"/>
        <w:spacing w:after="0" w:line="240" w:lineRule="auto"/>
        <w:rPr>
          <w:b w:val="1"/>
          <w:bCs w:val="1"/>
        </w:rPr>
      </w:pPr>
      <w:r w:rsidDel="00000000" w:rsidR="00000000" w:rsidRPr="00000000">
        <w:rPr>
          <w:b w:val="1"/>
          <w:bCs w:val="1"/>
          <w:rtl w:val="0"/>
        </w:rPr>
        <w:t xml:space="preserve">Salient features</w:t>
      </w:r>
    </w:p>
    <w:p w:rsidR="00000000" w:rsidDel="00000000" w:rsidP="00000000" w:rsidRDefault="00000000" w:rsidRPr="00000000" w14:paraId="00000233">
      <w:pPr>
        <w:pageBreakBefore w:val="0"/>
        <w:spacing w:after="0" w:line="240" w:lineRule="auto"/>
        <w:rPr/>
      </w:pPr>
      <w:r w:rsidDel="00000000" w:rsidR="00000000" w:rsidRPr="00000000">
        <w:rPr>
          <w:rtl w:val="0"/>
        </w:rPr>
        <w:t xml:space="preserve">Mr. …, 45 years old, businessman, normotensive, nondiabetic, nonsmoker, nonalcoholic, hailing</w:t>
      </w:r>
    </w:p>
    <w:p w:rsidR="00000000" w:rsidDel="00000000" w:rsidP="00000000" w:rsidRDefault="00000000" w:rsidRPr="00000000" w14:paraId="00000234">
      <w:pPr>
        <w:pageBreakBefore w:val="0"/>
        <w:spacing w:after="0" w:line="240" w:lineRule="auto"/>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t xml:space="preserve">from …, presented with </w:t>
      </w:r>
      <w:r w:rsidDel="00000000" w:rsidR="00000000" w:rsidRPr="00000000">
        <w:rPr>
          <w:highlight w:val="cyan"/>
          <w:rtl w:val="0"/>
        </w:rPr>
        <w:t xml:space="preserve">gradual swelling of abdomen</w:t>
      </w:r>
      <w:r w:rsidDel="00000000" w:rsidR="00000000" w:rsidRPr="00000000">
        <w:rPr>
          <w:rtl w:val="0"/>
        </w:rPr>
        <w:t xml:space="preserve"> for 5-6 months which has increased progressively over the last few days. It is not associated with abdominal pain, but there is discomfort and sense of heaviness. He also complains of scanty micturition, generalized weakness, malaise and loss of appetite for 5 months. There is no history of hematemesis, melena or loss of consciousness. The patient does not give any history of fever, shortness of breath or cough, puffiness of the face, joint pain, skin rash, pigmentation, etc. His bowel habit and sleep pattern are normal. In the past medical history, he suffered from jaundice 3 year back that lasted for about 6 months and then subsided. At that time, he took some herbal medications. There is no history of any injection, infusion, blood transfusion, I/V drug abuse or sharing of needles. There is no family history of such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illness. He was treated with frusemide, vitamins, antacids, etc.</w:t>
      </w:r>
      <w:r w:rsidDel="00000000" w:rsidR="00000000" w:rsidRPr="00000000">
        <w:rPr>
          <w:rtl w:val="0"/>
        </w:rPr>
      </w:r>
    </w:p>
    <w:p w:rsidR="00000000" w:rsidDel="00000000" w:rsidP="00000000" w:rsidRDefault="00000000" w:rsidRPr="00000000" w14:paraId="00000235">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236">
      <w:pPr>
        <w:pageBreakBefore w:val="0"/>
        <w:spacing w:after="0" w:line="240" w:lineRule="auto"/>
        <w:rPr/>
      </w:pPr>
      <w:r w:rsidDel="00000000" w:rsidR="00000000" w:rsidRPr="00000000">
        <w:rPr>
          <w:rtl w:val="0"/>
        </w:rPr>
        <w:t xml:space="preserve"> The patient is ill looking and emaciated.</w:t>
      </w:r>
    </w:p>
    <w:p w:rsidR="00000000" w:rsidDel="00000000" w:rsidP="00000000" w:rsidRDefault="00000000" w:rsidRPr="00000000" w14:paraId="00000237">
      <w:pPr>
        <w:pageBreakBefore w:val="0"/>
        <w:spacing w:after="0" w:line="240" w:lineRule="auto"/>
        <w:rPr/>
      </w:pPr>
      <w:r w:rsidDel="00000000" w:rsidR="00000000" w:rsidRPr="00000000">
        <w:rPr>
          <w:rtl w:val="0"/>
        </w:rPr>
        <w:t xml:space="preserve"> Hepatic facies characterized by – pinched face, sunken eyes, hollowed temporal fossa, pinched</w:t>
      </w:r>
    </w:p>
    <w:p w:rsidR="00000000" w:rsidDel="00000000" w:rsidP="00000000" w:rsidRDefault="00000000" w:rsidRPr="00000000" w14:paraId="00000238">
      <w:pPr>
        <w:pageBreakBefore w:val="0"/>
        <w:spacing w:after="0" w:line="240" w:lineRule="auto"/>
        <w:rPr/>
      </w:pPr>
      <w:r w:rsidDel="00000000" w:rsidR="00000000" w:rsidRPr="00000000">
        <w:rPr>
          <w:rtl w:val="0"/>
        </w:rPr>
        <w:t xml:space="preserve">up nose, malar prominence, muddy complexion of the skin, shallow and dry face with icteric</w:t>
      </w:r>
    </w:p>
    <w:p w:rsidR="00000000" w:rsidDel="00000000" w:rsidP="00000000" w:rsidRDefault="00000000" w:rsidRPr="00000000" w14:paraId="00000239">
      <w:pPr>
        <w:pageBreakBefore w:val="0"/>
        <w:spacing w:after="0" w:line="240" w:lineRule="auto"/>
        <w:rPr/>
      </w:pPr>
      <w:r w:rsidDel="00000000" w:rsidR="00000000" w:rsidRPr="00000000">
        <w:rPr>
          <w:rtl w:val="0"/>
        </w:rPr>
        <w:t xml:space="preserve">conjunctiva </w:t>
      </w:r>
    </w:p>
    <w:p w:rsidR="00000000" w:rsidDel="00000000" w:rsidP="00000000" w:rsidRDefault="00000000" w:rsidRPr="00000000" w14:paraId="0000023A">
      <w:pPr>
        <w:pageBreakBefore w:val="0"/>
        <w:spacing w:after="0" w:line="240" w:lineRule="auto"/>
        <w:rPr/>
      </w:pPr>
      <w:r w:rsidDel="00000000" w:rsidR="00000000" w:rsidRPr="00000000">
        <w:rPr>
          <w:rtl w:val="0"/>
        </w:rPr>
        <w:t xml:space="preserve"> Mildly icteric and mildly anemic.</w:t>
      </w:r>
    </w:p>
    <w:p w:rsidR="00000000" w:rsidDel="00000000" w:rsidP="00000000" w:rsidRDefault="00000000" w:rsidRPr="00000000" w14:paraId="0000023B">
      <w:pPr>
        <w:pageBreakBefore w:val="0"/>
        <w:spacing w:after="0" w:line="240" w:lineRule="auto"/>
        <w:rPr/>
      </w:pPr>
      <w:r w:rsidDel="00000000" w:rsidR="00000000" w:rsidRPr="00000000">
        <w:rPr>
          <w:rtl w:val="0"/>
        </w:rPr>
        <w:t xml:space="preserve"> Generalized pigmentation is present. There are few ecchymoses in upper limbs.</w:t>
      </w:r>
    </w:p>
    <w:p w:rsidR="00000000" w:rsidDel="00000000" w:rsidP="00000000" w:rsidRDefault="00000000" w:rsidRPr="00000000" w14:paraId="0000023C">
      <w:pPr>
        <w:pageBreakBefore w:val="0"/>
        <w:spacing w:after="0" w:line="240" w:lineRule="auto"/>
        <w:rPr/>
      </w:pPr>
      <w:r w:rsidDel="00000000" w:rsidR="00000000" w:rsidRPr="00000000">
        <w:rPr>
          <w:rtl w:val="0"/>
        </w:rPr>
        <w:t xml:space="preserve"> Pitting pedal edema—present.</w:t>
      </w:r>
    </w:p>
    <w:p w:rsidR="00000000" w:rsidDel="00000000" w:rsidP="00000000" w:rsidRDefault="00000000" w:rsidRPr="00000000" w14:paraId="0000023D">
      <w:pPr>
        <w:pageBreakBefore w:val="0"/>
        <w:spacing w:after="0" w:line="240" w:lineRule="auto"/>
        <w:rPr/>
      </w:pPr>
      <w:r w:rsidDel="00000000" w:rsidR="00000000" w:rsidRPr="00000000">
        <w:rPr>
          <w:rtl w:val="0"/>
        </w:rPr>
        <w:t xml:space="preserve"> Multiple spider angiomas are present over the upper part of chest and back.</w:t>
      </w:r>
    </w:p>
    <w:p w:rsidR="00000000" w:rsidDel="00000000" w:rsidP="00000000" w:rsidRDefault="00000000" w:rsidRPr="00000000" w14:paraId="0000023E">
      <w:pPr>
        <w:pageBreakBefore w:val="0"/>
        <w:spacing w:after="0" w:line="240" w:lineRule="auto"/>
        <w:rPr/>
      </w:pPr>
      <w:r w:rsidDel="00000000" w:rsidR="00000000" w:rsidRPr="00000000">
        <w:rPr>
          <w:rtl w:val="0"/>
        </w:rPr>
        <w:t xml:space="preserve"> There is generalized clubbing, leukonychia (fingers and toes) and palmar erythema.</w:t>
      </w:r>
    </w:p>
    <w:p w:rsidR="00000000" w:rsidDel="00000000" w:rsidP="00000000" w:rsidRDefault="00000000" w:rsidRPr="00000000" w14:paraId="0000023F">
      <w:pPr>
        <w:pageBreakBefore w:val="0"/>
        <w:spacing w:after="0" w:line="240" w:lineRule="auto"/>
        <w:rPr/>
      </w:pPr>
      <w:r w:rsidDel="00000000" w:rsidR="00000000" w:rsidRPr="00000000">
        <w:rPr>
          <w:rtl w:val="0"/>
        </w:rPr>
        <w:t xml:space="preserve"> Gynecomastia present.</w:t>
      </w:r>
    </w:p>
    <w:p w:rsidR="00000000" w:rsidDel="00000000" w:rsidP="00000000" w:rsidRDefault="00000000" w:rsidRPr="00000000" w14:paraId="00000240">
      <w:pPr>
        <w:pageBreakBefore w:val="0"/>
        <w:spacing w:after="0" w:line="240" w:lineRule="auto"/>
        <w:rPr/>
      </w:pPr>
      <w:r w:rsidDel="00000000" w:rsidR="00000000" w:rsidRPr="00000000">
        <w:rPr>
          <w:rtl w:val="0"/>
        </w:rPr>
        <w:t xml:space="preserve"> No koilonychia or cyanosis.</w:t>
      </w:r>
    </w:p>
    <w:p w:rsidR="00000000" w:rsidDel="00000000" w:rsidP="00000000" w:rsidRDefault="00000000" w:rsidRPr="00000000" w14:paraId="00000241">
      <w:pPr>
        <w:pageBreakBefore w:val="0"/>
        <w:spacing w:after="0" w:line="240" w:lineRule="auto"/>
        <w:rPr/>
      </w:pPr>
      <w:r w:rsidDel="00000000" w:rsidR="00000000" w:rsidRPr="00000000">
        <w:rPr>
          <w:rtl w:val="0"/>
        </w:rPr>
        <w:t xml:space="preserve"> No lymphadenopathy or thyromegaly.</w:t>
      </w:r>
    </w:p>
    <w:p w:rsidR="00000000" w:rsidDel="00000000" w:rsidP="00000000" w:rsidRDefault="00000000" w:rsidRPr="00000000" w14:paraId="00000242">
      <w:pPr>
        <w:pageBreakBefore w:val="0"/>
        <w:spacing w:after="0" w:line="240" w:lineRule="auto"/>
        <w:rPr/>
      </w:pPr>
      <w:r w:rsidDel="00000000" w:rsidR="00000000" w:rsidRPr="00000000">
        <w:rPr>
          <w:rtl w:val="0"/>
        </w:rPr>
        <w:t xml:space="preserve"> Dupuytren’s contracture and flapping tremor are absent.</w:t>
      </w:r>
    </w:p>
    <w:p w:rsidR="00000000" w:rsidDel="00000000" w:rsidP="00000000" w:rsidRDefault="00000000" w:rsidRPr="00000000" w14:paraId="00000243">
      <w:pPr>
        <w:pageBreakBefore w:val="0"/>
        <w:spacing w:after="0" w:line="240" w:lineRule="auto"/>
        <w:rPr/>
      </w:pPr>
      <w:r w:rsidDel="00000000" w:rsidR="00000000" w:rsidRPr="00000000">
        <w:rPr>
          <w:rtl w:val="0"/>
        </w:rPr>
        <w:t xml:space="preserve"> Pulse—88/min.</w:t>
      </w:r>
    </w:p>
    <w:p w:rsidR="00000000" w:rsidDel="00000000" w:rsidP="00000000" w:rsidRDefault="00000000" w:rsidRPr="00000000" w14:paraId="00000244">
      <w:pPr>
        <w:pageBreakBefore w:val="0"/>
        <w:spacing w:after="0" w:line="240" w:lineRule="auto"/>
        <w:rPr/>
      </w:pPr>
      <w:r w:rsidDel="00000000" w:rsidR="00000000" w:rsidRPr="00000000">
        <w:rPr>
          <w:rtl w:val="0"/>
        </w:rPr>
        <w:t xml:space="preserve"> BP—110/75 mm Hg.</w:t>
      </w:r>
    </w:p>
    <w:p w:rsidR="00000000" w:rsidDel="00000000" w:rsidP="00000000" w:rsidRDefault="00000000" w:rsidRPr="00000000" w14:paraId="00000245">
      <w:pPr>
        <w:pageBreakBefore w:val="0"/>
        <w:spacing w:after="0" w:line="240" w:lineRule="auto"/>
        <w:rPr/>
      </w:pPr>
      <w:r w:rsidDel="00000000" w:rsidR="00000000" w:rsidRPr="00000000">
        <w:rPr>
          <w:rtl w:val="0"/>
        </w:rPr>
        <w:t xml:space="preserve"> Temperature—99°F.</w:t>
      </w:r>
    </w:p>
    <w:p w:rsidR="00000000" w:rsidDel="00000000" w:rsidP="00000000" w:rsidRDefault="00000000" w:rsidRPr="00000000" w14:paraId="00000246">
      <w:pPr>
        <w:pageBreakBefore w:val="0"/>
        <w:spacing w:after="0" w:line="240" w:lineRule="auto"/>
        <w:rPr/>
      </w:pPr>
      <w:r w:rsidDel="00000000" w:rsidR="00000000" w:rsidRPr="00000000">
        <w:rPr>
          <w:rtl w:val="0"/>
        </w:rPr>
        <w:t xml:space="preserve"> Respiratory rate—18/min.</w:t>
      </w:r>
    </w:p>
    <w:p w:rsidR="00000000" w:rsidDel="00000000" w:rsidP="00000000" w:rsidRDefault="00000000" w:rsidRPr="00000000" w14:paraId="00000247">
      <w:pPr>
        <w:pageBreakBefore w:val="0"/>
        <w:spacing w:after="0" w:line="240" w:lineRule="auto"/>
        <w:rPr>
          <w:b w:val="1"/>
          <w:bCs w:val="1"/>
        </w:rPr>
      </w:pPr>
      <w:r w:rsidDel="00000000" w:rsidR="00000000" w:rsidRPr="00000000">
        <w:rPr>
          <w:b w:val="1"/>
          <w:bCs w:val="1"/>
          <w:rtl w:val="0"/>
        </w:rPr>
        <w:t xml:space="preserve">Systemic Examination </w:t>
      </w:r>
    </w:p>
    <w:p w:rsidR="00000000" w:rsidDel="00000000" w:rsidP="00000000" w:rsidRDefault="00000000" w:rsidRPr="00000000" w14:paraId="00000248">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249">
      <w:pPr>
        <w:pageBreakBefore w:val="0"/>
        <w:spacing w:after="0" w:line="240" w:lineRule="auto"/>
        <w:rPr/>
      </w:pPr>
      <w:r w:rsidDel="00000000" w:rsidR="00000000" w:rsidRPr="00000000">
        <w:rPr>
          <w:rtl w:val="0"/>
        </w:rPr>
        <w:t xml:space="preserve"> Lips, gums, teeth, tongue and oral cavity—normal.</w:t>
      </w:r>
    </w:p>
    <w:p w:rsidR="00000000" w:rsidDel="00000000" w:rsidP="00000000" w:rsidRDefault="00000000" w:rsidRPr="00000000" w14:paraId="0000024A">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24B">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24C">
      <w:pPr>
        <w:pageBreakBefore w:val="0"/>
        <w:spacing w:after="0" w:line="240" w:lineRule="auto"/>
        <w:rPr/>
      </w:pPr>
      <w:r w:rsidDel="00000000" w:rsidR="00000000" w:rsidRPr="00000000">
        <w:rPr>
          <w:rtl w:val="0"/>
        </w:rPr>
        <w:t xml:space="preserve"> The abdomen is distended, flanks are full</w:t>
      </w:r>
    </w:p>
    <w:p w:rsidR="00000000" w:rsidDel="00000000" w:rsidP="00000000" w:rsidRDefault="00000000" w:rsidRPr="00000000" w14:paraId="0000024D">
      <w:pPr>
        <w:pageBreakBefore w:val="0"/>
        <w:spacing w:after="0" w:line="240" w:lineRule="auto"/>
        <w:rPr/>
      </w:pPr>
      <w:r w:rsidDel="00000000" w:rsidR="00000000" w:rsidRPr="00000000">
        <w:rPr>
          <w:rtl w:val="0"/>
        </w:rPr>
        <w:t xml:space="preserve"> Umbilicus—everted</w:t>
      </w:r>
    </w:p>
    <w:p w:rsidR="00000000" w:rsidDel="00000000" w:rsidP="00000000" w:rsidRDefault="00000000" w:rsidRPr="00000000" w14:paraId="0000024E">
      <w:pPr>
        <w:pageBreakBefore w:val="0"/>
        <w:spacing w:after="0" w:line="240" w:lineRule="auto"/>
        <w:rPr/>
      </w:pPr>
      <w:r w:rsidDel="00000000" w:rsidR="00000000" w:rsidRPr="00000000">
        <w:rPr>
          <w:rtl w:val="0"/>
        </w:rPr>
        <w:t xml:space="preserve"> Visible superficial veins with normal flow (away from umbilicus)</w:t>
      </w:r>
    </w:p>
    <w:p w:rsidR="00000000" w:rsidDel="00000000" w:rsidP="00000000" w:rsidRDefault="00000000" w:rsidRPr="00000000" w14:paraId="0000024F">
      <w:pPr>
        <w:pageBreakBefore w:val="0"/>
        <w:spacing w:after="0" w:line="240" w:lineRule="auto"/>
        <w:rPr/>
      </w:pPr>
      <w:r w:rsidDel="00000000" w:rsidR="00000000" w:rsidRPr="00000000">
        <w:rPr>
          <w:rtl w:val="0"/>
        </w:rPr>
        <w:t xml:space="preserve"> There is no visible peristalsis, no scar mark.</w:t>
      </w:r>
    </w:p>
    <w:p w:rsidR="00000000" w:rsidDel="00000000" w:rsidP="00000000" w:rsidRDefault="00000000" w:rsidRPr="00000000" w14:paraId="00000250">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251">
      <w:pPr>
        <w:pageBreakBefore w:val="0"/>
        <w:spacing w:after="0" w:line="240" w:lineRule="auto"/>
        <w:rPr/>
      </w:pPr>
      <w:r w:rsidDel="00000000" w:rsidR="00000000" w:rsidRPr="00000000">
        <w:rPr>
          <w:rtl w:val="0"/>
        </w:rPr>
        <w:t xml:space="preserve"> Liver—not palpable.</w:t>
      </w:r>
    </w:p>
    <w:p w:rsidR="00000000" w:rsidDel="00000000" w:rsidP="00000000" w:rsidRDefault="00000000" w:rsidRPr="00000000" w14:paraId="00000252">
      <w:pPr>
        <w:pageBreakBefore w:val="0"/>
        <w:spacing w:after="0" w:line="240" w:lineRule="auto"/>
        <w:rPr/>
      </w:pPr>
      <w:r w:rsidDel="00000000" w:rsidR="00000000" w:rsidRPr="00000000">
        <w:rPr>
          <w:rtl w:val="0"/>
        </w:rPr>
        <w:t xml:space="preserve"> Spleen is palpable, 4 cm from the left costal margin in anterior axillary line towards the right iliac</w:t>
      </w:r>
    </w:p>
    <w:p w:rsidR="00000000" w:rsidDel="00000000" w:rsidP="00000000" w:rsidRDefault="00000000" w:rsidRPr="00000000" w14:paraId="00000253">
      <w:pPr>
        <w:pageBreakBefore w:val="0"/>
        <w:spacing w:after="0" w:line="240" w:lineRule="auto"/>
        <w:rPr/>
      </w:pPr>
      <w:r w:rsidDel="00000000" w:rsidR="00000000" w:rsidRPr="00000000">
        <w:rPr>
          <w:rtl w:val="0"/>
        </w:rPr>
        <w:t xml:space="preserve">fossa. The surface is smooth, firm in consistency, nontender.</w:t>
      </w:r>
    </w:p>
    <w:p w:rsidR="00000000" w:rsidDel="00000000" w:rsidP="00000000" w:rsidRDefault="00000000" w:rsidRPr="00000000" w14:paraId="00000254">
      <w:pPr>
        <w:pageBreakBefore w:val="0"/>
        <w:spacing w:after="0" w:line="240" w:lineRule="auto"/>
        <w:rPr/>
      </w:pPr>
      <w:r w:rsidDel="00000000" w:rsidR="00000000" w:rsidRPr="00000000">
        <w:rPr>
          <w:rtl w:val="0"/>
        </w:rPr>
        <w:t xml:space="preserve"> Kidneys—not ballotable.</w:t>
      </w:r>
    </w:p>
    <w:p w:rsidR="00000000" w:rsidDel="00000000" w:rsidP="00000000" w:rsidRDefault="00000000" w:rsidRPr="00000000" w14:paraId="00000255">
      <w:pPr>
        <w:pageBreakBefore w:val="0"/>
        <w:spacing w:after="0" w:line="240" w:lineRule="auto"/>
        <w:rPr/>
      </w:pPr>
      <w:r w:rsidDel="00000000" w:rsidR="00000000" w:rsidRPr="00000000">
        <w:rPr>
          <w:rtl w:val="0"/>
        </w:rPr>
        <w:t xml:space="preserve"> Testes—both testes are atrophied.</w:t>
      </w:r>
    </w:p>
    <w:p w:rsidR="00000000" w:rsidDel="00000000" w:rsidP="00000000" w:rsidRDefault="00000000" w:rsidRPr="00000000" w14:paraId="00000256">
      <w:pPr>
        <w:pageBreakBefore w:val="0"/>
        <w:spacing w:after="0" w:line="240" w:lineRule="auto"/>
        <w:rPr/>
      </w:pPr>
      <w:r w:rsidDel="00000000" w:rsidR="00000000" w:rsidRPr="00000000">
        <w:rPr>
          <w:rtl w:val="0"/>
        </w:rPr>
        <w:t xml:space="preserve"> Fluid thrill—present.</w:t>
      </w:r>
    </w:p>
    <w:p w:rsidR="00000000" w:rsidDel="00000000" w:rsidP="00000000" w:rsidRDefault="00000000" w:rsidRPr="00000000" w14:paraId="00000257">
      <w:pPr>
        <w:pageBreakBefore w:val="0"/>
        <w:spacing w:after="0" w:line="240" w:lineRule="auto"/>
        <w:rPr/>
      </w:pPr>
      <w:r w:rsidDel="00000000" w:rsidR="00000000" w:rsidRPr="00000000">
        <w:rPr>
          <w:b w:val="1"/>
          <w:bCs w:val="1"/>
          <w:rtl w:val="0"/>
        </w:rPr>
        <w:t xml:space="preserve">Percussion: </w:t>
      </w:r>
      <w:r w:rsidDel="00000000" w:rsidR="00000000" w:rsidRPr="00000000">
        <w:rPr>
          <w:rtl w:val="0"/>
        </w:rPr>
        <w:t xml:space="preserve">Shifting dullness present.</w:t>
      </w:r>
    </w:p>
    <w:p w:rsidR="00000000" w:rsidDel="00000000" w:rsidP="00000000" w:rsidRDefault="00000000" w:rsidRPr="00000000" w14:paraId="00000258">
      <w:pPr>
        <w:pageBreakBefore w:val="0"/>
        <w:spacing w:after="0" w:line="240" w:lineRule="auto"/>
        <w:rPr/>
      </w:pPr>
      <w:r w:rsidDel="00000000" w:rsidR="00000000" w:rsidRPr="00000000">
        <w:rPr>
          <w:b w:val="1"/>
          <w:bCs w:val="1"/>
          <w:rtl w:val="0"/>
        </w:rPr>
        <w:t xml:space="preserve">Auscultation: </w:t>
      </w:r>
      <w:r w:rsidDel="00000000" w:rsidR="00000000" w:rsidRPr="00000000">
        <w:rPr>
          <w:rtl w:val="0"/>
        </w:rPr>
        <w:t xml:space="preserve">No abnormality detected.</w:t>
      </w:r>
    </w:p>
    <w:p w:rsidR="00000000" w:rsidDel="00000000" w:rsidP="00000000" w:rsidRDefault="00000000" w:rsidRPr="00000000" w14:paraId="00000259">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25B">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4472c4"/>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4472c4"/>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4472c4"/>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4472c4"/>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4472c4"/>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61">
      <w:pPr>
        <w:pageBreakBefore w:val="0"/>
        <w:rPr>
          <w:b w:val="1"/>
          <w:bCs w:val="1"/>
          <w:color w:val="4472c4"/>
          <w:u w:val="single"/>
        </w:rPr>
      </w:pPr>
      <w:r w:rsidDel="00000000" w:rsidR="00000000" w:rsidRPr="00000000">
        <w:rPr>
          <w:rtl w:val="0"/>
        </w:rPr>
      </w:r>
    </w:p>
    <w:p w:rsidR="00000000" w:rsidDel="00000000" w:rsidP="00000000" w:rsidRDefault="00000000" w:rsidRPr="00000000" w14:paraId="00000262">
      <w:pPr>
        <w:pStyle w:val="Heading2"/>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2"/>
        <w:pageBreakBefore w:val="0"/>
        <w:rPr/>
      </w:pPr>
      <w:r w:rsidDel="00000000" w:rsidR="00000000" w:rsidRPr="00000000">
        <w:rPr>
          <w:rtl w:val="0"/>
        </w:rPr>
        <w:t xml:space="preserve">GI22: Liver Abscess</w:t>
      </w:r>
    </w:p>
    <w:p w:rsidR="00000000" w:rsidDel="00000000" w:rsidP="00000000" w:rsidRDefault="00000000" w:rsidRPr="00000000" w14:paraId="00000264">
      <w:pPr>
        <w:pageBreakBefore w:val="0"/>
        <w:spacing w:after="0" w:line="240" w:lineRule="auto"/>
        <w:rPr>
          <w:b w:val="1"/>
          <w:bCs w:val="1"/>
        </w:rPr>
      </w:pPr>
      <w:r w:rsidDel="00000000" w:rsidR="00000000" w:rsidRPr="00000000">
        <w:rPr>
          <w:b w:val="1"/>
          <w:bCs w:val="1"/>
          <w:rtl w:val="0"/>
        </w:rPr>
        <w:t xml:space="preserve">Hx</w:t>
      </w:r>
    </w:p>
    <w:p w:rsidR="00000000" w:rsidDel="00000000" w:rsidP="00000000" w:rsidRDefault="00000000" w:rsidRPr="00000000" w14:paraId="00000265">
      <w:pPr>
        <w:pageBreakBefore w:val="0"/>
        <w:spacing w:after="0" w:line="240" w:lineRule="auto"/>
        <w:rPr>
          <w:u w:val="single"/>
        </w:rPr>
      </w:pPr>
      <w:r w:rsidDel="00000000" w:rsidR="00000000" w:rsidRPr="00000000">
        <w:rPr>
          <w:rtl w:val="0"/>
        </w:rPr>
        <w:t xml:space="preserve">Mr …, 42 years old, a truck driver, normotensive, nondiabetic, nonsmoker, nonalcoholic, hailing from …, presented with</w:t>
      </w:r>
      <w:r w:rsidDel="00000000" w:rsidR="00000000" w:rsidRPr="00000000">
        <w:rPr>
          <w:highlight w:val="cyan"/>
          <w:rtl w:val="0"/>
        </w:rPr>
        <w:t xml:space="preserve"> high grade continued fever</w:t>
      </w:r>
      <w:r w:rsidDel="00000000" w:rsidR="00000000" w:rsidRPr="00000000">
        <w:rPr>
          <w:rtl w:val="0"/>
        </w:rPr>
        <w:t xml:space="preserve">, highest recorded 104ºF, for 7 days. Fever is associated with chill and rigor, subsides only after taking paracetamol. He also complains of </w:t>
      </w:r>
      <w:r w:rsidDel="00000000" w:rsidR="00000000" w:rsidRPr="00000000">
        <w:rPr>
          <w:highlight w:val="cyan"/>
          <w:rtl w:val="0"/>
        </w:rPr>
        <w:t xml:space="preserve">pain in the right upper abdomen</w:t>
      </w:r>
      <w:r w:rsidDel="00000000" w:rsidR="00000000" w:rsidRPr="00000000">
        <w:rPr>
          <w:rtl w:val="0"/>
        </w:rPr>
        <w:t xml:space="preserve"> for 7 days, which is dull aching in nature, radiates to right shoulder, more marked on lying in right lateral position and gradually increasing in severity. The patient also complains of marked weight loss, loss of appetite and malaise. His bowel and bladder habits are  normal. There is no complaint of cough or hemoptysis. He gives no recent history of cholangitis, appendicitis or abdominal trauma. He was treated with some antibiotics and paracetamol without significant relief. All the members in his family are in good health.</w:t>
      </w:r>
      <w:r w:rsidDel="00000000" w:rsidR="00000000" w:rsidRPr="00000000">
        <w:rPr>
          <w:rtl w:val="0"/>
        </w:rPr>
      </w:r>
    </w:p>
    <w:p w:rsidR="00000000" w:rsidDel="00000000" w:rsidP="00000000" w:rsidRDefault="00000000" w:rsidRPr="00000000" w14:paraId="00000266">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267">
      <w:pPr>
        <w:pageBreakBefore w:val="0"/>
        <w:spacing w:after="0" w:line="240" w:lineRule="auto"/>
        <w:rPr/>
      </w:pPr>
      <w:r w:rsidDel="00000000" w:rsidR="00000000" w:rsidRPr="00000000">
        <w:rPr>
          <w:rtl w:val="0"/>
        </w:rPr>
        <w:t xml:space="preserve"> Ill looking, toxic and slightly emaciated</w:t>
      </w:r>
    </w:p>
    <w:p w:rsidR="00000000" w:rsidDel="00000000" w:rsidP="00000000" w:rsidRDefault="00000000" w:rsidRPr="00000000" w14:paraId="00000268">
      <w:pPr>
        <w:pageBreakBefore w:val="0"/>
        <w:spacing w:after="0" w:line="240" w:lineRule="auto"/>
        <w:rPr/>
      </w:pPr>
      <w:r w:rsidDel="00000000" w:rsidR="00000000" w:rsidRPr="00000000">
        <w:rPr>
          <w:rtl w:val="0"/>
        </w:rPr>
        <w:t xml:space="preserve"> Complexion is muddy</w:t>
      </w:r>
    </w:p>
    <w:p w:rsidR="00000000" w:rsidDel="00000000" w:rsidP="00000000" w:rsidRDefault="00000000" w:rsidRPr="00000000" w14:paraId="00000269">
      <w:pPr>
        <w:pageBreakBefore w:val="0"/>
        <w:spacing w:after="0" w:line="240" w:lineRule="auto"/>
        <w:rPr/>
      </w:pPr>
      <w:r w:rsidDel="00000000" w:rsidR="00000000" w:rsidRPr="00000000">
        <w:rPr>
          <w:rtl w:val="0"/>
        </w:rPr>
        <w:t xml:space="preserve"> No anemia, jaundice, cyanosis, edema, clubbing, koilonychia or leukonychia</w:t>
      </w:r>
    </w:p>
    <w:p w:rsidR="00000000" w:rsidDel="00000000" w:rsidP="00000000" w:rsidRDefault="00000000" w:rsidRPr="00000000" w14:paraId="0000026A">
      <w:pPr>
        <w:pageBreakBefore w:val="0"/>
        <w:spacing w:after="0" w:line="240" w:lineRule="auto"/>
        <w:rPr/>
      </w:pPr>
      <w:r w:rsidDel="00000000" w:rsidR="00000000" w:rsidRPr="00000000">
        <w:rPr>
          <w:rtl w:val="0"/>
        </w:rPr>
        <w:t xml:space="preserve"> No lymphadenopathy or thyromegaly</w:t>
      </w:r>
    </w:p>
    <w:p w:rsidR="00000000" w:rsidDel="00000000" w:rsidP="00000000" w:rsidRDefault="00000000" w:rsidRPr="00000000" w14:paraId="0000026B">
      <w:pPr>
        <w:pageBreakBefore w:val="0"/>
        <w:spacing w:after="0" w:line="240" w:lineRule="auto"/>
        <w:rPr/>
      </w:pPr>
      <w:r w:rsidDel="00000000" w:rsidR="00000000" w:rsidRPr="00000000">
        <w:rPr>
          <w:rtl w:val="0"/>
        </w:rPr>
        <w:t xml:space="preserve"> Pulse—110/min</w:t>
      </w:r>
    </w:p>
    <w:p w:rsidR="00000000" w:rsidDel="00000000" w:rsidP="00000000" w:rsidRDefault="00000000" w:rsidRPr="00000000" w14:paraId="0000026C">
      <w:pPr>
        <w:pageBreakBefore w:val="0"/>
        <w:spacing w:after="0" w:line="240" w:lineRule="auto"/>
        <w:rPr/>
      </w:pPr>
      <w:r w:rsidDel="00000000" w:rsidR="00000000" w:rsidRPr="00000000">
        <w:rPr>
          <w:rtl w:val="0"/>
        </w:rPr>
        <w:t xml:space="preserve"> BP—110/75 mm Hg</w:t>
      </w:r>
    </w:p>
    <w:p w:rsidR="00000000" w:rsidDel="00000000" w:rsidP="00000000" w:rsidRDefault="00000000" w:rsidRPr="00000000" w14:paraId="0000026D">
      <w:pPr>
        <w:pageBreakBefore w:val="0"/>
        <w:spacing w:after="0" w:line="240" w:lineRule="auto"/>
        <w:rPr/>
      </w:pPr>
      <w:r w:rsidDel="00000000" w:rsidR="00000000" w:rsidRPr="00000000">
        <w:rPr>
          <w:rtl w:val="0"/>
        </w:rPr>
        <w:t xml:space="preserve"> Respiratory rate—28/min</w:t>
      </w:r>
    </w:p>
    <w:p w:rsidR="00000000" w:rsidDel="00000000" w:rsidP="00000000" w:rsidRDefault="00000000" w:rsidRPr="00000000" w14:paraId="0000026E">
      <w:pPr>
        <w:pageBreakBefore w:val="0"/>
        <w:spacing w:after="0" w:line="240" w:lineRule="auto"/>
        <w:rPr/>
      </w:pPr>
      <w:r w:rsidDel="00000000" w:rsidR="00000000" w:rsidRPr="00000000">
        <w:rPr>
          <w:rtl w:val="0"/>
        </w:rPr>
        <w:t xml:space="preserve"> Temperature—103°F.</w:t>
      </w:r>
    </w:p>
    <w:p w:rsidR="00000000" w:rsidDel="00000000" w:rsidP="00000000" w:rsidRDefault="00000000" w:rsidRPr="00000000" w14:paraId="0000026F">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270">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271">
      <w:pPr>
        <w:pageBreakBefore w:val="0"/>
        <w:spacing w:after="0" w:line="240" w:lineRule="auto"/>
        <w:rPr/>
      </w:pPr>
      <w:r w:rsidDel="00000000" w:rsidR="00000000" w:rsidRPr="00000000">
        <w:rPr>
          <w:rtl w:val="0"/>
        </w:rPr>
        <w:t xml:space="preserve"> Lips, gums, teeth, tongue and oral cavity—normal.</w:t>
      </w:r>
    </w:p>
    <w:p w:rsidR="00000000" w:rsidDel="00000000" w:rsidP="00000000" w:rsidRDefault="00000000" w:rsidRPr="00000000" w14:paraId="00000272">
      <w:pPr>
        <w:pageBreakBefore w:val="0"/>
        <w:spacing w:after="0" w:line="240" w:lineRule="auto"/>
        <w:rPr>
          <w:b w:val="1"/>
          <w:bCs w:val="1"/>
        </w:rPr>
      </w:pPr>
      <w:r w:rsidDel="00000000" w:rsidR="00000000" w:rsidRPr="00000000">
        <w:rPr>
          <w:b w:val="1"/>
          <w:bCs w:val="1"/>
          <w:rtl w:val="0"/>
        </w:rPr>
        <w:t xml:space="preserve">Abdomen Inspection:</w:t>
      </w:r>
    </w:p>
    <w:p w:rsidR="00000000" w:rsidDel="00000000" w:rsidP="00000000" w:rsidRDefault="00000000" w:rsidRPr="00000000" w14:paraId="00000273">
      <w:pPr>
        <w:pageBreakBefore w:val="0"/>
        <w:spacing w:after="0" w:line="240" w:lineRule="auto"/>
        <w:rPr/>
      </w:pPr>
      <w:r w:rsidDel="00000000" w:rsidR="00000000" w:rsidRPr="00000000">
        <w:rPr>
          <w:rtl w:val="0"/>
        </w:rPr>
        <w:t xml:space="preserve"> The abdomen is scaphoid in shape.</w:t>
      </w:r>
    </w:p>
    <w:p w:rsidR="00000000" w:rsidDel="00000000" w:rsidP="00000000" w:rsidRDefault="00000000" w:rsidRPr="00000000" w14:paraId="00000274">
      <w:pPr>
        <w:pageBreakBefore w:val="0"/>
        <w:spacing w:after="0" w:line="240" w:lineRule="auto"/>
        <w:rPr/>
      </w:pPr>
      <w:r w:rsidDel="00000000" w:rsidR="00000000" w:rsidRPr="00000000">
        <w:rPr>
          <w:rtl w:val="0"/>
        </w:rPr>
        <w:t xml:space="preserve"> Movement with respiration is restricted in the upper part of abdomen in right side.</w:t>
      </w:r>
    </w:p>
    <w:p w:rsidR="00000000" w:rsidDel="00000000" w:rsidP="00000000" w:rsidRDefault="00000000" w:rsidRPr="00000000" w14:paraId="00000275">
      <w:pPr>
        <w:pageBreakBefore w:val="0"/>
        <w:spacing w:after="0" w:line="240" w:lineRule="auto"/>
        <w:rPr/>
      </w:pPr>
      <w:r w:rsidDel="00000000" w:rsidR="00000000" w:rsidRPr="00000000">
        <w:rPr>
          <w:rtl w:val="0"/>
        </w:rPr>
        <w:t xml:space="preserve"> There is fullness of the intercostal spaces(spaces between ribs) in right lower chest (also edema in right lower part of</w:t>
      </w:r>
    </w:p>
    <w:p w:rsidR="00000000" w:rsidDel="00000000" w:rsidP="00000000" w:rsidRDefault="00000000" w:rsidRPr="00000000" w14:paraId="00000276">
      <w:pPr>
        <w:pageBreakBefore w:val="0"/>
        <w:spacing w:after="0" w:line="240" w:lineRule="auto"/>
        <w:rPr/>
      </w:pPr>
      <w:r w:rsidDel="00000000" w:rsidR="00000000" w:rsidRPr="00000000">
        <w:rPr>
          <w:rtl w:val="0"/>
        </w:rPr>
        <w:t xml:space="preserve">the chest with punch tenderness on the same site).</w:t>
      </w:r>
    </w:p>
    <w:p w:rsidR="00000000" w:rsidDel="00000000" w:rsidP="00000000" w:rsidRDefault="00000000" w:rsidRPr="00000000" w14:paraId="00000277">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278">
      <w:pPr>
        <w:pageBreakBefore w:val="0"/>
        <w:spacing w:after="0" w:line="240" w:lineRule="auto"/>
        <w:rPr/>
      </w:pPr>
      <w:r w:rsidDel="00000000" w:rsidR="00000000" w:rsidRPr="00000000">
        <w:rPr>
          <w:rtl w:val="0"/>
        </w:rPr>
        <w:t xml:space="preserve"> There is tenderness over the right upper quadrant of the abdomen.</w:t>
      </w:r>
    </w:p>
    <w:p w:rsidR="00000000" w:rsidDel="00000000" w:rsidP="00000000" w:rsidRDefault="00000000" w:rsidRPr="00000000" w14:paraId="00000279">
      <w:pPr>
        <w:pageBreakBefore w:val="0"/>
        <w:spacing w:after="0" w:line="240" w:lineRule="auto"/>
        <w:rPr/>
      </w:pPr>
      <w:r w:rsidDel="00000000" w:rsidR="00000000" w:rsidRPr="00000000">
        <w:rPr>
          <w:rtl w:val="0"/>
        </w:rPr>
        <w:t xml:space="preserve"> Liver is palpable, … cm from the right costal margin in the mid-clavicular line, extremely tender,</w:t>
      </w:r>
    </w:p>
    <w:p w:rsidR="00000000" w:rsidDel="00000000" w:rsidP="00000000" w:rsidRDefault="00000000" w:rsidRPr="00000000" w14:paraId="0000027A">
      <w:pPr>
        <w:pageBreakBefore w:val="0"/>
        <w:spacing w:after="0" w:line="240" w:lineRule="auto"/>
        <w:rPr/>
      </w:pPr>
      <w:r w:rsidDel="00000000" w:rsidR="00000000" w:rsidRPr="00000000">
        <w:rPr>
          <w:rtl w:val="0"/>
        </w:rPr>
        <w:t xml:space="preserve">with a smooth surface and a sharp margin, soft in consistency. Upper border of the liver dullness</w:t>
      </w:r>
    </w:p>
    <w:p w:rsidR="00000000" w:rsidDel="00000000" w:rsidP="00000000" w:rsidRDefault="00000000" w:rsidRPr="00000000" w14:paraId="0000027B">
      <w:pPr>
        <w:pageBreakBefore w:val="0"/>
        <w:spacing w:after="0" w:line="240" w:lineRule="auto"/>
        <w:rPr/>
      </w:pPr>
      <w:r w:rsidDel="00000000" w:rsidR="00000000" w:rsidRPr="00000000">
        <w:rPr>
          <w:rtl w:val="0"/>
        </w:rPr>
        <w:t xml:space="preserve">is in the right 5th intercostal space and it is tender on percussion. There is no hepatic bruit.</w:t>
      </w:r>
    </w:p>
    <w:p w:rsidR="00000000" w:rsidDel="00000000" w:rsidP="00000000" w:rsidRDefault="00000000" w:rsidRPr="00000000" w14:paraId="0000027C">
      <w:pPr>
        <w:pageBreakBefore w:val="0"/>
        <w:spacing w:after="0" w:line="240" w:lineRule="auto"/>
        <w:rPr/>
      </w:pPr>
      <w:r w:rsidDel="00000000" w:rsidR="00000000" w:rsidRPr="00000000">
        <w:rPr>
          <w:rtl w:val="0"/>
        </w:rPr>
        <w:t xml:space="preserve"> Spleen—not palpable.</w:t>
      </w:r>
    </w:p>
    <w:p w:rsidR="00000000" w:rsidDel="00000000" w:rsidP="00000000" w:rsidRDefault="00000000" w:rsidRPr="00000000" w14:paraId="0000027D">
      <w:pPr>
        <w:pageBreakBefore w:val="0"/>
        <w:spacing w:after="0" w:line="240" w:lineRule="auto"/>
        <w:rPr/>
      </w:pPr>
      <w:r w:rsidDel="00000000" w:rsidR="00000000" w:rsidRPr="00000000">
        <w:rPr>
          <w:rtl w:val="0"/>
        </w:rPr>
        <w:t xml:space="preserve"> Kidneys—not ballotable.</w:t>
      </w:r>
    </w:p>
    <w:p w:rsidR="00000000" w:rsidDel="00000000" w:rsidP="00000000" w:rsidRDefault="00000000" w:rsidRPr="00000000" w14:paraId="0000027E">
      <w:pPr>
        <w:pageBreakBefore w:val="0"/>
        <w:spacing w:after="0" w:line="240" w:lineRule="auto"/>
        <w:rPr>
          <w:b w:val="1"/>
          <w:bCs w:val="1"/>
        </w:rPr>
      </w:pPr>
      <w:r w:rsidDel="00000000" w:rsidR="00000000" w:rsidRPr="00000000">
        <w:rPr>
          <w:b w:val="1"/>
          <w:bCs w:val="1"/>
          <w:rtl w:val="0"/>
        </w:rPr>
        <w:t xml:space="preserve">Percussion:</w:t>
      </w:r>
    </w:p>
    <w:p w:rsidR="00000000" w:rsidDel="00000000" w:rsidP="00000000" w:rsidRDefault="00000000" w:rsidRPr="00000000" w14:paraId="0000027F">
      <w:pPr>
        <w:pageBreakBefore w:val="0"/>
        <w:spacing w:after="0" w:line="240" w:lineRule="auto"/>
        <w:rPr/>
      </w:pPr>
      <w:r w:rsidDel="00000000" w:rsidR="00000000" w:rsidRPr="00000000">
        <w:rPr>
          <w:rtl w:val="0"/>
        </w:rPr>
        <w:t xml:space="preserve"> The percussion note is tympanic, ascites is absent.</w:t>
      </w:r>
    </w:p>
    <w:p w:rsidR="00000000" w:rsidDel="00000000" w:rsidP="00000000" w:rsidRDefault="00000000" w:rsidRPr="00000000" w14:paraId="00000280">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281">
      <w:pPr>
        <w:pageBreakBefore w:val="0"/>
        <w:spacing w:after="0" w:line="240" w:lineRule="auto"/>
        <w:rPr/>
      </w:pPr>
      <w:r w:rsidDel="00000000" w:rsidR="00000000" w:rsidRPr="00000000">
        <w:rPr>
          <w:rtl w:val="0"/>
        </w:rPr>
        <w:t xml:space="preserve"> Bowel sound—normal.</w:t>
      </w:r>
    </w:p>
    <w:p w:rsidR="00000000" w:rsidDel="00000000" w:rsidP="00000000" w:rsidRDefault="00000000" w:rsidRPr="00000000" w14:paraId="00000282">
      <w:pPr>
        <w:pageBreakBefore w:val="0"/>
        <w:spacing w:after="0" w:line="240" w:lineRule="auto"/>
        <w:rPr>
          <w:i w:val="1"/>
          <w:iCs w:val="1"/>
          <w:color w:val="404040"/>
        </w:rPr>
      </w:pPr>
      <w:r w:rsidDel="00000000" w:rsidR="00000000" w:rsidRPr="00000000">
        <w:rPr>
          <w:i w:val="1"/>
          <w:iCs w:val="1"/>
          <w:color w:val="404040"/>
          <w:rtl w:val="0"/>
        </w:rPr>
        <w:t xml:space="preserve">Citation: Abdullah, A B M. Long Cases in Clinical Medicine. Jaypee Brothers, 2013.</w:t>
      </w:r>
    </w:p>
    <w:p w:rsidR="00000000" w:rsidDel="00000000" w:rsidP="00000000" w:rsidRDefault="00000000" w:rsidRPr="00000000" w14:paraId="00000283">
      <w:pPr>
        <w:pStyle w:val="Heading2"/>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2"/>
        <w:pageBreakBefore w:val="0"/>
        <w:rPr>
          <w:i w:val="1"/>
          <w:iCs w:val="1"/>
          <w:color w:val="404040"/>
        </w:rPr>
      </w:pPr>
      <w:r w:rsidDel="00000000" w:rsidR="00000000" w:rsidRPr="00000000">
        <w:rPr>
          <w:rtl w:val="0"/>
        </w:rPr>
        <w:t xml:space="preserve">GI23: Primary Biliary Cirrhosis</w:t>
      </w:r>
      <w:r w:rsidDel="00000000" w:rsidR="00000000" w:rsidRPr="00000000">
        <w:rPr>
          <w:rtl w:val="0"/>
        </w:rPr>
      </w:r>
    </w:p>
    <w:p w:rsidR="00000000" w:rsidDel="00000000" w:rsidP="00000000" w:rsidRDefault="00000000" w:rsidRPr="00000000" w14:paraId="00000285">
      <w:pPr>
        <w:pageBreakBefore w:val="0"/>
        <w:spacing w:after="0" w:line="240" w:lineRule="auto"/>
        <w:rPr>
          <w:b w:val="1"/>
          <w:bCs w:val="1"/>
        </w:rPr>
      </w:pPr>
      <w:r w:rsidDel="00000000" w:rsidR="00000000" w:rsidRPr="00000000">
        <w:rPr>
          <w:b w:val="1"/>
          <w:bCs w:val="1"/>
          <w:rtl w:val="0"/>
        </w:rPr>
        <w:t xml:space="preserve">Salient features</w:t>
      </w:r>
    </w:p>
    <w:p w:rsidR="00000000" w:rsidDel="00000000" w:rsidP="00000000" w:rsidRDefault="00000000" w:rsidRPr="00000000" w14:paraId="00000286">
      <w:pPr>
        <w:pageBreakBefore w:val="0"/>
        <w:spacing w:after="0" w:line="240" w:lineRule="auto"/>
        <w:rPr/>
      </w:pPr>
      <w:r w:rsidDel="00000000" w:rsidR="00000000" w:rsidRPr="00000000">
        <w:rPr>
          <w:rtl w:val="0"/>
        </w:rPr>
        <w:t xml:space="preserve">Mrs. …, 49 years old, housewife, normotensive, nondiabetic, nonsmoker, hailing from …, presented with severe, </w:t>
      </w:r>
      <w:r w:rsidDel="00000000" w:rsidR="00000000" w:rsidRPr="00000000">
        <w:rPr>
          <w:highlight w:val="cyan"/>
          <w:rtl w:val="0"/>
        </w:rPr>
        <w:t xml:space="preserve">generalized itching</w:t>
      </w:r>
      <w:r w:rsidDel="00000000" w:rsidR="00000000" w:rsidRPr="00000000">
        <w:rPr>
          <w:rtl w:val="0"/>
        </w:rPr>
        <w:t xml:space="preserve"> for 4-6 months. It is present throughout the day and night and not related to any food or any allergen. The patient also noticed gradual abdominal distention, which is progressively increasing over the last few days. It is not associated with any abdominal pain, but there is discomfort and sense of heaviness in the abdomen. She also complains of yellowish coloration of her eyes and high colored urine, which is gradually increasing. For the last 4 months, she has also noticed frequent passage of voluminous, pale colored, foul smelling stool, which is not mixed with blood or mucus. The patient is also experiencing loss of appetite, generalized weakness, nausea and occasional vomiting, gradual darkening of her skin and scanty micturition for 4 months. There</w:t>
      </w:r>
    </w:p>
    <w:p w:rsidR="00000000" w:rsidDel="00000000" w:rsidP="00000000" w:rsidRDefault="00000000" w:rsidRPr="00000000" w14:paraId="00000287">
      <w:pPr>
        <w:pageBreakBefore w:val="0"/>
        <w:spacing w:after="0" w:line="240" w:lineRule="auto"/>
        <w:rPr>
          <w:u w:val="single"/>
        </w:rPr>
      </w:pPr>
      <w:r w:rsidDel="00000000" w:rsidR="00000000" w:rsidRPr="00000000">
        <w:rPr>
          <w:rtl w:val="0"/>
        </w:rPr>
        <w:t xml:space="preserve">is no history of hematemesis, melena, backache or bodyache or loss of consciousness. She does not have any history of injection, infusion, blood transfusion, IV drug abuse or sharing of needles. There is no history of such illness in her family. She has not had a menstrual period for the last 3 years. She was treated with frusemide, antacids, vitamins, etc. by local physicians.</w:t>
      </w:r>
      <w:r w:rsidDel="00000000" w:rsidR="00000000" w:rsidRPr="00000000">
        <w:rPr>
          <w:rtl w:val="0"/>
        </w:rPr>
      </w:r>
    </w:p>
    <w:p w:rsidR="00000000" w:rsidDel="00000000" w:rsidP="00000000" w:rsidRDefault="00000000" w:rsidRPr="00000000" w14:paraId="00000288">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289">
      <w:pPr>
        <w:pageBreakBefore w:val="0"/>
        <w:spacing w:after="0" w:line="240" w:lineRule="auto"/>
        <w:rPr/>
      </w:pPr>
      <w:r w:rsidDel="00000000" w:rsidR="00000000" w:rsidRPr="00000000">
        <w:rPr>
          <w:rtl w:val="0"/>
        </w:rPr>
        <w:t xml:space="preserve"> Ill looking, emaciated and hyperpigmented.</w:t>
      </w:r>
    </w:p>
    <w:p w:rsidR="00000000" w:rsidDel="00000000" w:rsidP="00000000" w:rsidRDefault="00000000" w:rsidRPr="00000000" w14:paraId="0000028A">
      <w:pPr>
        <w:pageBreakBefore w:val="0"/>
        <w:spacing w:after="0" w:line="240" w:lineRule="auto"/>
        <w:rPr/>
      </w:pPr>
      <w:r w:rsidDel="00000000" w:rsidR="00000000" w:rsidRPr="00000000">
        <w:rPr>
          <w:rtl w:val="0"/>
        </w:rPr>
        <w:t xml:space="preserve"> Moderately icteric, mildly anemic.</w:t>
      </w:r>
    </w:p>
    <w:p w:rsidR="00000000" w:rsidDel="00000000" w:rsidP="00000000" w:rsidRDefault="00000000" w:rsidRPr="00000000" w14:paraId="0000028B">
      <w:pPr>
        <w:pageBreakBefore w:val="0"/>
        <w:spacing w:after="0" w:line="240" w:lineRule="auto"/>
        <w:rPr/>
      </w:pPr>
      <w:r w:rsidDel="00000000" w:rsidR="00000000" w:rsidRPr="00000000">
        <w:rPr>
          <w:rtl w:val="0"/>
        </w:rPr>
        <w:t xml:space="preserve"> Xanthelasma is present around both eyes (xanthomatous deposit may also be present in elbow,</w:t>
      </w:r>
    </w:p>
    <w:p w:rsidR="00000000" w:rsidDel="00000000" w:rsidP="00000000" w:rsidRDefault="00000000" w:rsidRPr="00000000" w14:paraId="0000028C">
      <w:pPr>
        <w:pageBreakBefore w:val="0"/>
        <w:spacing w:after="0" w:line="240" w:lineRule="auto"/>
        <w:rPr/>
      </w:pPr>
      <w:r w:rsidDel="00000000" w:rsidR="00000000" w:rsidRPr="00000000">
        <w:rPr>
          <w:rtl w:val="0"/>
        </w:rPr>
        <w:t xml:space="preserve">knee, buttock, hand crease and tendocalcaneus).</w:t>
      </w:r>
    </w:p>
    <w:p w:rsidR="00000000" w:rsidDel="00000000" w:rsidP="00000000" w:rsidRDefault="00000000" w:rsidRPr="00000000" w14:paraId="0000028D">
      <w:pPr>
        <w:pageBreakBefore w:val="0"/>
        <w:spacing w:after="0" w:line="240" w:lineRule="auto"/>
        <w:rPr/>
      </w:pPr>
      <w:r w:rsidDel="00000000" w:rsidR="00000000" w:rsidRPr="00000000">
        <w:rPr>
          <w:rtl w:val="0"/>
        </w:rPr>
        <w:t xml:space="preserve"> There are multiple scratch marks.</w:t>
      </w:r>
    </w:p>
    <w:p w:rsidR="00000000" w:rsidDel="00000000" w:rsidP="00000000" w:rsidRDefault="00000000" w:rsidRPr="00000000" w14:paraId="0000028E">
      <w:pPr>
        <w:pageBreakBefore w:val="0"/>
        <w:spacing w:after="0" w:line="240" w:lineRule="auto"/>
        <w:rPr/>
      </w:pPr>
      <w:r w:rsidDel="00000000" w:rsidR="00000000" w:rsidRPr="00000000">
        <w:rPr>
          <w:rtl w:val="0"/>
        </w:rPr>
        <w:t xml:space="preserve"> Spider angiomas are present on both front and back of upper chest.</w:t>
      </w:r>
    </w:p>
    <w:p w:rsidR="00000000" w:rsidDel="00000000" w:rsidP="00000000" w:rsidRDefault="00000000" w:rsidRPr="00000000" w14:paraId="0000028F">
      <w:pPr>
        <w:pageBreakBefore w:val="0"/>
        <w:spacing w:after="0" w:line="240" w:lineRule="auto"/>
        <w:rPr/>
      </w:pPr>
      <w:r w:rsidDel="00000000" w:rsidR="00000000" w:rsidRPr="00000000">
        <w:rPr>
          <w:rtl w:val="0"/>
        </w:rPr>
        <w:t xml:space="preserve"> Generalized clubbing, leukonychia and palmer erythema are present.</w:t>
      </w:r>
    </w:p>
    <w:p w:rsidR="00000000" w:rsidDel="00000000" w:rsidP="00000000" w:rsidRDefault="00000000" w:rsidRPr="00000000" w14:paraId="00000290">
      <w:pPr>
        <w:pageBreakBefore w:val="0"/>
        <w:spacing w:after="0" w:line="240" w:lineRule="auto"/>
        <w:rPr/>
      </w:pPr>
      <w:r w:rsidDel="00000000" w:rsidR="00000000" w:rsidRPr="00000000">
        <w:rPr>
          <w:rtl w:val="0"/>
        </w:rPr>
        <w:t xml:space="preserve"> No koilonychia, cyanosis, lymphadenopathy or thyromegaly.</w:t>
      </w:r>
    </w:p>
    <w:p w:rsidR="00000000" w:rsidDel="00000000" w:rsidP="00000000" w:rsidRDefault="00000000" w:rsidRPr="00000000" w14:paraId="00000291">
      <w:pPr>
        <w:pageBreakBefore w:val="0"/>
        <w:spacing w:after="0" w:line="240" w:lineRule="auto"/>
        <w:rPr/>
      </w:pPr>
      <w:r w:rsidDel="00000000" w:rsidR="00000000" w:rsidRPr="00000000">
        <w:rPr>
          <w:rtl w:val="0"/>
        </w:rPr>
        <w:t xml:space="preserve"> Dupuytren’s contracture and flapping tremor are absent.</w:t>
      </w:r>
    </w:p>
    <w:p w:rsidR="00000000" w:rsidDel="00000000" w:rsidP="00000000" w:rsidRDefault="00000000" w:rsidRPr="00000000" w14:paraId="00000292">
      <w:pPr>
        <w:pageBreakBefore w:val="0"/>
        <w:spacing w:after="0" w:line="240" w:lineRule="auto"/>
        <w:rPr/>
      </w:pPr>
      <w:r w:rsidDel="00000000" w:rsidR="00000000" w:rsidRPr="00000000">
        <w:rPr>
          <w:rtl w:val="0"/>
        </w:rPr>
        <w:t xml:space="preserve"> Pulse—88/min.</w:t>
      </w:r>
    </w:p>
    <w:p w:rsidR="00000000" w:rsidDel="00000000" w:rsidP="00000000" w:rsidRDefault="00000000" w:rsidRPr="00000000" w14:paraId="00000293">
      <w:pPr>
        <w:pageBreakBefore w:val="0"/>
        <w:spacing w:after="0" w:line="240" w:lineRule="auto"/>
        <w:rPr/>
      </w:pPr>
      <w:r w:rsidDel="00000000" w:rsidR="00000000" w:rsidRPr="00000000">
        <w:rPr>
          <w:rtl w:val="0"/>
        </w:rPr>
        <w:t xml:space="preserve"> BP—120/65 mm Hg.</w:t>
      </w:r>
    </w:p>
    <w:p w:rsidR="00000000" w:rsidDel="00000000" w:rsidP="00000000" w:rsidRDefault="00000000" w:rsidRPr="00000000" w14:paraId="00000294">
      <w:pPr>
        <w:pageBreakBefore w:val="0"/>
        <w:spacing w:after="0" w:line="240" w:lineRule="auto"/>
        <w:rPr/>
      </w:pPr>
      <w:r w:rsidDel="00000000" w:rsidR="00000000" w:rsidRPr="00000000">
        <w:rPr>
          <w:rtl w:val="0"/>
        </w:rPr>
        <w:t xml:space="preserve"> Temperature—97°F.</w:t>
      </w:r>
    </w:p>
    <w:p w:rsidR="00000000" w:rsidDel="00000000" w:rsidP="00000000" w:rsidRDefault="00000000" w:rsidRPr="00000000" w14:paraId="00000295">
      <w:pPr>
        <w:pageBreakBefore w:val="0"/>
        <w:spacing w:after="0" w:line="240" w:lineRule="auto"/>
        <w:rPr/>
      </w:pPr>
      <w:r w:rsidDel="00000000" w:rsidR="00000000" w:rsidRPr="00000000">
        <w:rPr>
          <w:rtl w:val="0"/>
        </w:rPr>
        <w:t xml:space="preserve"> Respiratory rate—18/min.</w:t>
      </w:r>
    </w:p>
    <w:p w:rsidR="00000000" w:rsidDel="00000000" w:rsidP="00000000" w:rsidRDefault="00000000" w:rsidRPr="00000000" w14:paraId="00000296">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297">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298">
      <w:pPr>
        <w:pageBreakBefore w:val="0"/>
        <w:spacing w:after="0" w:line="240" w:lineRule="auto"/>
        <w:rPr/>
      </w:pPr>
      <w:r w:rsidDel="00000000" w:rsidR="00000000" w:rsidRPr="00000000">
        <w:rPr>
          <w:rtl w:val="0"/>
        </w:rPr>
        <w:t xml:space="preserve"> Lips, gums, teeth, tongue and oral cavity—normal, but yellowish.</w:t>
      </w:r>
    </w:p>
    <w:p w:rsidR="00000000" w:rsidDel="00000000" w:rsidP="00000000" w:rsidRDefault="00000000" w:rsidRPr="00000000" w14:paraId="00000299">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29A">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29B">
      <w:pPr>
        <w:pageBreakBefore w:val="0"/>
        <w:spacing w:after="0" w:line="240" w:lineRule="auto"/>
        <w:rPr/>
      </w:pPr>
      <w:r w:rsidDel="00000000" w:rsidR="00000000" w:rsidRPr="00000000">
        <w:rPr>
          <w:rtl w:val="0"/>
        </w:rPr>
        <w:t xml:space="preserve"> The abdomen is distended, flanks are full, skin is hyperpigmented</w:t>
      </w:r>
    </w:p>
    <w:p w:rsidR="00000000" w:rsidDel="00000000" w:rsidP="00000000" w:rsidRDefault="00000000" w:rsidRPr="00000000" w14:paraId="0000029C">
      <w:pPr>
        <w:pageBreakBefore w:val="0"/>
        <w:spacing w:after="0" w:line="240" w:lineRule="auto"/>
        <w:rPr/>
      </w:pPr>
      <w:r w:rsidDel="00000000" w:rsidR="00000000" w:rsidRPr="00000000">
        <w:rPr>
          <w:rtl w:val="0"/>
        </w:rPr>
        <w:t xml:space="preserve"> Umbilicus is everted</w:t>
      </w:r>
    </w:p>
    <w:p w:rsidR="00000000" w:rsidDel="00000000" w:rsidP="00000000" w:rsidRDefault="00000000" w:rsidRPr="00000000" w14:paraId="0000029D">
      <w:pPr>
        <w:pageBreakBefore w:val="0"/>
        <w:spacing w:after="0" w:line="240" w:lineRule="auto"/>
        <w:rPr/>
      </w:pPr>
      <w:r w:rsidDel="00000000" w:rsidR="00000000" w:rsidRPr="00000000">
        <w:rPr>
          <w:rtl w:val="0"/>
        </w:rPr>
        <w:t xml:space="preserve"> Superficial veins are visible with normal flow (away from umbilicus).</w:t>
      </w:r>
    </w:p>
    <w:p w:rsidR="00000000" w:rsidDel="00000000" w:rsidP="00000000" w:rsidRDefault="00000000" w:rsidRPr="00000000" w14:paraId="0000029E">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29F">
      <w:pPr>
        <w:pageBreakBefore w:val="0"/>
        <w:spacing w:after="0" w:line="240" w:lineRule="auto"/>
        <w:rPr/>
      </w:pPr>
      <w:r w:rsidDel="00000000" w:rsidR="00000000" w:rsidRPr="00000000">
        <w:rPr>
          <w:rtl w:val="0"/>
        </w:rPr>
        <w:t xml:space="preserve"> Liver is palpable, … cm from right costal margin in the mid-clavicular line, non-tender, soft in</w:t>
      </w:r>
    </w:p>
    <w:p w:rsidR="00000000" w:rsidDel="00000000" w:rsidP="00000000" w:rsidRDefault="00000000" w:rsidRPr="00000000" w14:paraId="000002A0">
      <w:pPr>
        <w:pageBreakBefore w:val="0"/>
        <w:spacing w:after="0" w:line="240" w:lineRule="auto"/>
        <w:rPr/>
      </w:pPr>
      <w:r w:rsidDel="00000000" w:rsidR="00000000" w:rsidRPr="00000000">
        <w:rPr>
          <w:rtl w:val="0"/>
        </w:rPr>
        <w:t xml:space="preserve">consistency, with smooth surface and sharp margin. There is no hepatic bruit.</w:t>
      </w:r>
    </w:p>
    <w:p w:rsidR="00000000" w:rsidDel="00000000" w:rsidP="00000000" w:rsidRDefault="00000000" w:rsidRPr="00000000" w14:paraId="000002A1">
      <w:pPr>
        <w:pageBreakBefore w:val="0"/>
        <w:spacing w:after="0" w:line="240" w:lineRule="auto"/>
        <w:rPr/>
      </w:pPr>
      <w:r w:rsidDel="00000000" w:rsidR="00000000" w:rsidRPr="00000000">
        <w:rPr>
          <w:rtl w:val="0"/>
        </w:rPr>
        <w:t xml:space="preserve"> Spleen is palpable, … cm from the costal margin in left anterior axillary line, towards the right</w:t>
      </w:r>
    </w:p>
    <w:p w:rsidR="00000000" w:rsidDel="00000000" w:rsidP="00000000" w:rsidRDefault="00000000" w:rsidRPr="00000000" w14:paraId="000002A2">
      <w:pPr>
        <w:pageBreakBefore w:val="0"/>
        <w:spacing w:after="0" w:line="240" w:lineRule="auto"/>
        <w:rPr/>
      </w:pPr>
      <w:r w:rsidDel="00000000" w:rsidR="00000000" w:rsidRPr="00000000">
        <w:rPr>
          <w:rtl w:val="0"/>
        </w:rPr>
        <w:t xml:space="preserve">iliac fossa, surface is smooth, consistency is firm, nontender.</w:t>
      </w:r>
    </w:p>
    <w:p w:rsidR="00000000" w:rsidDel="00000000" w:rsidP="00000000" w:rsidRDefault="00000000" w:rsidRPr="00000000" w14:paraId="000002A3">
      <w:pPr>
        <w:pageBreakBefore w:val="0"/>
        <w:spacing w:after="0" w:line="240" w:lineRule="auto"/>
        <w:rPr/>
      </w:pPr>
      <w:r w:rsidDel="00000000" w:rsidR="00000000" w:rsidRPr="00000000">
        <w:rPr>
          <w:rtl w:val="0"/>
        </w:rPr>
        <w:t xml:space="preserve"> Kidneys—not ballotable.</w:t>
      </w:r>
    </w:p>
    <w:p w:rsidR="00000000" w:rsidDel="00000000" w:rsidP="00000000" w:rsidRDefault="00000000" w:rsidRPr="00000000" w14:paraId="000002A4">
      <w:pPr>
        <w:pageBreakBefore w:val="0"/>
        <w:spacing w:after="0" w:line="240" w:lineRule="auto"/>
        <w:rPr/>
      </w:pPr>
      <w:r w:rsidDel="00000000" w:rsidR="00000000" w:rsidRPr="00000000">
        <w:rPr>
          <w:rtl w:val="0"/>
        </w:rPr>
        <w:t xml:space="preserve"> Fluid thrill—present.</w:t>
      </w:r>
    </w:p>
    <w:p w:rsidR="00000000" w:rsidDel="00000000" w:rsidP="00000000" w:rsidRDefault="00000000" w:rsidRPr="00000000" w14:paraId="000002A5">
      <w:pPr>
        <w:pageBreakBefore w:val="0"/>
        <w:spacing w:after="0" w:line="240" w:lineRule="auto"/>
        <w:rPr/>
      </w:pPr>
      <w:r w:rsidDel="00000000" w:rsidR="00000000" w:rsidRPr="00000000">
        <w:rPr>
          <w:b w:val="1"/>
          <w:bCs w:val="1"/>
          <w:rtl w:val="0"/>
        </w:rPr>
        <w:t xml:space="preserve">Percussion: </w:t>
      </w:r>
      <w:r w:rsidDel="00000000" w:rsidR="00000000" w:rsidRPr="00000000">
        <w:rPr>
          <w:rtl w:val="0"/>
        </w:rPr>
        <w:t xml:space="preserve">Shifting dullness is present.</w:t>
      </w:r>
    </w:p>
    <w:p w:rsidR="00000000" w:rsidDel="00000000" w:rsidP="00000000" w:rsidRDefault="00000000" w:rsidRPr="00000000" w14:paraId="000002A6">
      <w:pPr>
        <w:pageBreakBefore w:val="0"/>
        <w:spacing w:after="0" w:line="240" w:lineRule="auto"/>
        <w:rPr/>
      </w:pPr>
      <w:r w:rsidDel="00000000" w:rsidR="00000000" w:rsidRPr="00000000">
        <w:rPr>
          <w:b w:val="1"/>
          <w:bCs w:val="1"/>
          <w:rtl w:val="0"/>
        </w:rPr>
        <w:t xml:space="preserve">Auscultation: </w:t>
      </w:r>
      <w:r w:rsidDel="00000000" w:rsidR="00000000" w:rsidRPr="00000000">
        <w:rPr>
          <w:rtl w:val="0"/>
        </w:rPr>
        <w:t xml:space="preserve">Normal.</w:t>
      </w:r>
    </w:p>
    <w:p w:rsidR="00000000" w:rsidDel="00000000" w:rsidP="00000000" w:rsidRDefault="00000000" w:rsidRPr="00000000" w14:paraId="000002A7">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2A9">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AC">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2"/>
        <w:pageBreakBefore w:val="0"/>
        <w:rPr/>
      </w:pPr>
      <w:r w:rsidDel="00000000" w:rsidR="00000000" w:rsidRPr="00000000">
        <w:rPr>
          <w:rtl w:val="0"/>
        </w:rPr>
        <w:t xml:space="preserve">GI24: Liver Cancer</w:t>
      </w:r>
    </w:p>
    <w:p w:rsidR="00000000" w:rsidDel="00000000" w:rsidP="00000000" w:rsidRDefault="00000000" w:rsidRPr="00000000" w14:paraId="000002AE">
      <w:pPr>
        <w:pageBreakBefore w:val="0"/>
        <w:spacing w:after="0" w:line="240" w:lineRule="auto"/>
        <w:rPr>
          <w:b w:val="1"/>
          <w:bCs w:val="1"/>
        </w:rPr>
      </w:pPr>
      <w:r w:rsidDel="00000000" w:rsidR="00000000" w:rsidRPr="00000000">
        <w:rPr>
          <w:b w:val="1"/>
          <w:bCs w:val="1"/>
          <w:rtl w:val="0"/>
        </w:rPr>
        <w:t xml:space="preserve">Salient features</w:t>
      </w:r>
    </w:p>
    <w:p w:rsidR="00000000" w:rsidDel="00000000" w:rsidP="00000000" w:rsidRDefault="00000000" w:rsidRPr="00000000" w14:paraId="000002AF">
      <w:pPr>
        <w:pageBreakBefore w:val="0"/>
        <w:spacing w:after="0" w:line="240" w:lineRule="auto"/>
        <w:rPr/>
      </w:pPr>
      <w:r w:rsidDel="00000000" w:rsidR="00000000" w:rsidRPr="00000000">
        <w:rPr>
          <w:rtl w:val="0"/>
        </w:rPr>
        <w:t xml:space="preserve">Mr …, 55 years, laborer, normotensive, nondiabetic, smoker, nonalcoholic, hailing from …, presented with </w:t>
      </w:r>
      <w:r w:rsidDel="00000000" w:rsidR="00000000" w:rsidRPr="00000000">
        <w:rPr>
          <w:highlight w:val="cyan"/>
          <w:rtl w:val="0"/>
        </w:rPr>
        <w:t xml:space="preserve">upper abdominal discomfort and occasional dull pain</w:t>
      </w:r>
      <w:r w:rsidDel="00000000" w:rsidR="00000000" w:rsidRPr="00000000">
        <w:rPr>
          <w:rtl w:val="0"/>
        </w:rPr>
        <w:t xml:space="preserve"> for 60 days. The pain is not associated with food intake or there is no radiation. This patient is also experiencing a mass in the upper abdomen which is painless but slowly increasing in size. For the last 60 days, is also complaining of marked loss of appetite, marked loss of weight, extreme weakness, gradual distension of abdomen and scanty micturition. His bowel habit is normal. There is no history of fever, vomiting, cough, etc. </w:t>
      </w:r>
    </w:p>
    <w:p w:rsidR="00000000" w:rsidDel="00000000" w:rsidP="00000000" w:rsidRDefault="00000000" w:rsidRPr="00000000" w14:paraId="000002B0">
      <w:pPr>
        <w:pageBreakBefore w:val="0"/>
        <w:spacing w:after="0" w:line="240" w:lineRule="auto"/>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t xml:space="preserve">The patient mentioned that he had suffered from jaundice 5 years back. He smokes about 20 sticks per day for 25 years. He is not an alcoholic. He was an intravenous drug abuser 15 years ago and used to share needles with others. There is no history of exposure. He is married and has 2 sons and a daughter. There is no history of such illness in his family. For his present illness, he was treated by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local physician by frusemide, vitamins, ranitidine, etc. but no improvement.</w:t>
      </w:r>
      <w:r w:rsidDel="00000000" w:rsidR="00000000" w:rsidRPr="00000000">
        <w:rPr>
          <w:rtl w:val="0"/>
        </w:rPr>
      </w:r>
    </w:p>
    <w:p w:rsidR="00000000" w:rsidDel="00000000" w:rsidP="00000000" w:rsidRDefault="00000000" w:rsidRPr="00000000" w14:paraId="000002B1">
      <w:pPr>
        <w:pageBreakBefore w:val="0"/>
        <w:spacing w:after="0" w:line="240" w:lineRule="auto"/>
        <w:rPr/>
      </w:pPr>
      <w:r w:rsidDel="00000000" w:rsidR="00000000" w:rsidRPr="00000000">
        <w:rPr>
          <w:b w:val="1"/>
          <w:bCs w:val="1"/>
          <w:rtl w:val="0"/>
        </w:rPr>
        <w:t xml:space="preserve">General Examination: </w:t>
      </w:r>
      <w:r w:rsidDel="00000000" w:rsidR="00000000" w:rsidRPr="00000000">
        <w:rPr>
          <w:rtl w:val="0"/>
        </w:rPr>
        <w:t xml:space="preserve">The patient is ill looking and emaciated</w:t>
      </w:r>
    </w:p>
    <w:p w:rsidR="00000000" w:rsidDel="00000000" w:rsidP="00000000" w:rsidRDefault="00000000" w:rsidRPr="00000000" w14:paraId="000002B2">
      <w:pPr>
        <w:pageBreakBefore w:val="0"/>
        <w:spacing w:after="0" w:line="240" w:lineRule="auto"/>
        <w:rPr/>
      </w:pPr>
      <w:r w:rsidDel="00000000" w:rsidR="00000000" w:rsidRPr="00000000">
        <w:rPr>
          <w:rtl w:val="0"/>
        </w:rPr>
        <w:t xml:space="preserve"> Mildly icteric and mildly anemic</w:t>
      </w:r>
    </w:p>
    <w:p w:rsidR="00000000" w:rsidDel="00000000" w:rsidP="00000000" w:rsidRDefault="00000000" w:rsidRPr="00000000" w14:paraId="000002B3">
      <w:pPr>
        <w:pageBreakBefore w:val="0"/>
        <w:spacing w:after="0" w:line="240" w:lineRule="auto"/>
        <w:rPr/>
      </w:pPr>
      <w:r w:rsidDel="00000000" w:rsidR="00000000" w:rsidRPr="00000000">
        <w:rPr>
          <w:rtl w:val="0"/>
        </w:rPr>
        <w:t xml:space="preserve"> Clubbing, leukonychia (fingers and toes) and palmar erythema are present, no edema</w:t>
      </w:r>
    </w:p>
    <w:p w:rsidR="00000000" w:rsidDel="00000000" w:rsidP="00000000" w:rsidRDefault="00000000" w:rsidRPr="00000000" w14:paraId="000002B4">
      <w:pPr>
        <w:pageBreakBefore w:val="0"/>
        <w:spacing w:after="0" w:line="240" w:lineRule="auto"/>
        <w:rPr/>
      </w:pPr>
      <w:r w:rsidDel="00000000" w:rsidR="00000000" w:rsidRPr="00000000">
        <w:rPr>
          <w:rtl w:val="0"/>
        </w:rPr>
        <w:t xml:space="preserve"> There are few spider angioma over the chest and back</w:t>
      </w:r>
    </w:p>
    <w:p w:rsidR="00000000" w:rsidDel="00000000" w:rsidP="00000000" w:rsidRDefault="00000000" w:rsidRPr="00000000" w14:paraId="000002B5">
      <w:pPr>
        <w:pageBreakBefore w:val="0"/>
        <w:spacing w:after="0" w:line="240" w:lineRule="auto"/>
        <w:rPr/>
      </w:pPr>
      <w:r w:rsidDel="00000000" w:rsidR="00000000" w:rsidRPr="00000000">
        <w:rPr>
          <w:rtl w:val="0"/>
        </w:rPr>
        <w:t xml:space="preserve"> No koilonychia, cyanosis, lymphadenopathy or thyromegaly</w:t>
      </w:r>
    </w:p>
    <w:p w:rsidR="00000000" w:rsidDel="00000000" w:rsidP="00000000" w:rsidRDefault="00000000" w:rsidRPr="00000000" w14:paraId="000002B6">
      <w:pPr>
        <w:pageBreakBefore w:val="0"/>
        <w:spacing w:after="0" w:line="240" w:lineRule="auto"/>
        <w:rPr/>
      </w:pPr>
      <w:r w:rsidDel="00000000" w:rsidR="00000000" w:rsidRPr="00000000">
        <w:rPr>
          <w:rtl w:val="0"/>
        </w:rPr>
        <w:t xml:space="preserve"> Dupuytren’s contracture and flapping tremor are absent</w:t>
      </w:r>
    </w:p>
    <w:p w:rsidR="00000000" w:rsidDel="00000000" w:rsidP="00000000" w:rsidRDefault="00000000" w:rsidRPr="00000000" w14:paraId="000002B7">
      <w:pPr>
        <w:pageBreakBefore w:val="0"/>
        <w:spacing w:after="0" w:line="240" w:lineRule="auto"/>
        <w:rPr/>
      </w:pPr>
      <w:r w:rsidDel="00000000" w:rsidR="00000000" w:rsidRPr="00000000">
        <w:rPr>
          <w:rtl w:val="0"/>
        </w:rPr>
        <w:t xml:space="preserve"> Pulse—96/min</w:t>
      </w:r>
    </w:p>
    <w:p w:rsidR="00000000" w:rsidDel="00000000" w:rsidP="00000000" w:rsidRDefault="00000000" w:rsidRPr="00000000" w14:paraId="000002B8">
      <w:pPr>
        <w:pageBreakBefore w:val="0"/>
        <w:spacing w:after="0" w:line="240" w:lineRule="auto"/>
        <w:rPr/>
      </w:pPr>
      <w:r w:rsidDel="00000000" w:rsidR="00000000" w:rsidRPr="00000000">
        <w:rPr>
          <w:rtl w:val="0"/>
        </w:rPr>
        <w:t xml:space="preserve"> BP—110/55 mm Hg</w:t>
      </w:r>
    </w:p>
    <w:p w:rsidR="00000000" w:rsidDel="00000000" w:rsidP="00000000" w:rsidRDefault="00000000" w:rsidRPr="00000000" w14:paraId="000002B9">
      <w:pPr>
        <w:pageBreakBefore w:val="0"/>
        <w:spacing w:after="0" w:line="240" w:lineRule="auto"/>
        <w:rPr/>
      </w:pPr>
      <w:r w:rsidDel="00000000" w:rsidR="00000000" w:rsidRPr="00000000">
        <w:rPr>
          <w:rtl w:val="0"/>
        </w:rPr>
        <w:t xml:space="preserve"> Temperature—98°F</w:t>
      </w:r>
    </w:p>
    <w:p w:rsidR="00000000" w:rsidDel="00000000" w:rsidP="00000000" w:rsidRDefault="00000000" w:rsidRPr="00000000" w14:paraId="000002BA">
      <w:pPr>
        <w:pageBreakBefore w:val="0"/>
        <w:spacing w:after="0" w:line="240" w:lineRule="auto"/>
        <w:rPr/>
      </w:pPr>
      <w:r w:rsidDel="00000000" w:rsidR="00000000" w:rsidRPr="00000000">
        <w:rPr>
          <w:rtl w:val="0"/>
        </w:rPr>
        <w:t xml:space="preserve"> Respiratory rate—18/min.</w:t>
      </w:r>
    </w:p>
    <w:p w:rsidR="00000000" w:rsidDel="00000000" w:rsidP="00000000" w:rsidRDefault="00000000" w:rsidRPr="00000000" w14:paraId="000002BB">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2BC">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2BD">
      <w:pPr>
        <w:pageBreakBefore w:val="0"/>
        <w:spacing w:after="0" w:line="240" w:lineRule="auto"/>
        <w:rPr/>
      </w:pPr>
      <w:r w:rsidDel="00000000" w:rsidR="00000000" w:rsidRPr="00000000">
        <w:rPr>
          <w:rtl w:val="0"/>
        </w:rPr>
        <w:t xml:space="preserve"> Lips, gums, teeth, tongue and oral cavity—normal.</w:t>
      </w:r>
    </w:p>
    <w:p w:rsidR="00000000" w:rsidDel="00000000" w:rsidP="00000000" w:rsidRDefault="00000000" w:rsidRPr="00000000" w14:paraId="000002BE">
      <w:pPr>
        <w:pageBreakBefore w:val="0"/>
        <w:spacing w:after="0" w:line="240" w:lineRule="auto"/>
        <w:rPr>
          <w:b w:val="1"/>
          <w:bCs w:val="1"/>
        </w:rPr>
      </w:pPr>
      <w:r w:rsidDel="00000000" w:rsidR="00000000" w:rsidRPr="00000000">
        <w:rPr>
          <w:b w:val="1"/>
          <w:bCs w:val="1"/>
          <w:rtl w:val="0"/>
        </w:rPr>
        <w:t xml:space="preserve">Abdomen </w:t>
      </w:r>
    </w:p>
    <w:p w:rsidR="00000000" w:rsidDel="00000000" w:rsidP="00000000" w:rsidRDefault="00000000" w:rsidRPr="00000000" w14:paraId="000002BF">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2C0">
      <w:pPr>
        <w:pageBreakBefore w:val="0"/>
        <w:spacing w:after="0" w:line="240" w:lineRule="auto"/>
        <w:rPr/>
      </w:pPr>
      <w:r w:rsidDel="00000000" w:rsidR="00000000" w:rsidRPr="00000000">
        <w:rPr>
          <w:rtl w:val="0"/>
        </w:rPr>
        <w:t xml:space="preserve"> The abdomen is distended, flanks are full</w:t>
      </w:r>
    </w:p>
    <w:p w:rsidR="00000000" w:rsidDel="00000000" w:rsidP="00000000" w:rsidRDefault="00000000" w:rsidRPr="00000000" w14:paraId="000002C1">
      <w:pPr>
        <w:pageBreakBefore w:val="0"/>
        <w:spacing w:after="0" w:line="240" w:lineRule="auto"/>
        <w:rPr/>
      </w:pPr>
      <w:r w:rsidDel="00000000" w:rsidR="00000000" w:rsidRPr="00000000">
        <w:rPr>
          <w:rtl w:val="0"/>
        </w:rPr>
        <w:t xml:space="preserve"> Umbilicus is everted</w:t>
      </w:r>
    </w:p>
    <w:p w:rsidR="00000000" w:rsidDel="00000000" w:rsidP="00000000" w:rsidRDefault="00000000" w:rsidRPr="00000000" w14:paraId="000002C2">
      <w:pPr>
        <w:pageBreakBefore w:val="0"/>
        <w:spacing w:after="0" w:line="240" w:lineRule="auto"/>
        <w:rPr/>
      </w:pPr>
      <w:r w:rsidDel="00000000" w:rsidR="00000000" w:rsidRPr="00000000">
        <w:rPr>
          <w:rtl w:val="0"/>
        </w:rPr>
        <w:t xml:space="preserve"> Superficial veins are visible with normal flow (away from umbilicus).</w:t>
      </w:r>
    </w:p>
    <w:p w:rsidR="00000000" w:rsidDel="00000000" w:rsidP="00000000" w:rsidRDefault="00000000" w:rsidRPr="00000000" w14:paraId="000002C3">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2C4">
      <w:pPr>
        <w:pageBreakBefore w:val="0"/>
        <w:spacing w:after="0" w:line="240" w:lineRule="auto"/>
        <w:rPr/>
      </w:pPr>
      <w:r w:rsidDel="00000000" w:rsidR="00000000" w:rsidRPr="00000000">
        <w:rPr>
          <w:rtl w:val="0"/>
        </w:rPr>
        <w:t xml:space="preserve"> Liver is palpable, … cm from right costal margin in the mid-clavicular line, non-tender, hard in</w:t>
      </w:r>
    </w:p>
    <w:p w:rsidR="00000000" w:rsidDel="00000000" w:rsidP="00000000" w:rsidRDefault="00000000" w:rsidRPr="00000000" w14:paraId="000002C5">
      <w:pPr>
        <w:pageBreakBefore w:val="0"/>
        <w:spacing w:after="0" w:line="240" w:lineRule="auto"/>
        <w:rPr/>
      </w:pPr>
      <w:r w:rsidDel="00000000" w:rsidR="00000000" w:rsidRPr="00000000">
        <w:rPr>
          <w:rtl w:val="0"/>
        </w:rPr>
        <w:t xml:space="preserve">consistency, surface is nodular and irregular, margin is irregular. There is a hard-nodular mass</w:t>
      </w:r>
    </w:p>
    <w:p w:rsidR="00000000" w:rsidDel="00000000" w:rsidP="00000000" w:rsidRDefault="00000000" w:rsidRPr="00000000" w14:paraId="000002C6">
      <w:pPr>
        <w:pageBreakBefore w:val="0"/>
        <w:spacing w:after="0" w:line="240" w:lineRule="auto"/>
        <w:rPr/>
      </w:pPr>
      <w:r w:rsidDel="00000000" w:rsidR="00000000" w:rsidRPr="00000000">
        <w:rPr>
          <w:rtl w:val="0"/>
        </w:rPr>
        <w:t xml:space="preserve">measuring 3 × 3 cm on the right lobe. Hepatic bruit is audible over the mass</w:t>
      </w:r>
    </w:p>
    <w:p w:rsidR="00000000" w:rsidDel="00000000" w:rsidP="00000000" w:rsidRDefault="00000000" w:rsidRPr="00000000" w14:paraId="000002C7">
      <w:pPr>
        <w:pageBreakBefore w:val="0"/>
        <w:spacing w:after="0" w:line="240" w:lineRule="auto"/>
        <w:rPr/>
      </w:pPr>
      <w:r w:rsidDel="00000000" w:rsidR="00000000" w:rsidRPr="00000000">
        <w:rPr>
          <w:rtl w:val="0"/>
        </w:rPr>
        <w:t xml:space="preserve"> Spleen is not palpable</w:t>
      </w:r>
    </w:p>
    <w:p w:rsidR="00000000" w:rsidDel="00000000" w:rsidP="00000000" w:rsidRDefault="00000000" w:rsidRPr="00000000" w14:paraId="000002C8">
      <w:pPr>
        <w:pageBreakBefore w:val="0"/>
        <w:spacing w:after="0" w:line="240" w:lineRule="auto"/>
        <w:rPr/>
      </w:pPr>
      <w:r w:rsidDel="00000000" w:rsidR="00000000" w:rsidRPr="00000000">
        <w:rPr>
          <w:rtl w:val="0"/>
        </w:rPr>
        <w:t xml:space="preserve"> Kidneys are not ballotable</w:t>
      </w:r>
    </w:p>
    <w:p w:rsidR="00000000" w:rsidDel="00000000" w:rsidP="00000000" w:rsidRDefault="00000000" w:rsidRPr="00000000" w14:paraId="000002C9">
      <w:pPr>
        <w:pageBreakBefore w:val="0"/>
        <w:spacing w:after="0" w:line="240" w:lineRule="auto"/>
        <w:rPr/>
      </w:pPr>
      <w:r w:rsidDel="00000000" w:rsidR="00000000" w:rsidRPr="00000000">
        <w:rPr>
          <w:rtl w:val="0"/>
        </w:rPr>
        <w:t xml:space="preserve"> Fluid thrill—absent.</w:t>
      </w:r>
    </w:p>
    <w:p w:rsidR="00000000" w:rsidDel="00000000" w:rsidP="00000000" w:rsidRDefault="00000000" w:rsidRPr="00000000" w14:paraId="000002CA">
      <w:pPr>
        <w:pageBreakBefore w:val="0"/>
        <w:spacing w:after="0" w:line="240" w:lineRule="auto"/>
        <w:rPr/>
      </w:pPr>
      <w:r w:rsidDel="00000000" w:rsidR="00000000" w:rsidRPr="00000000">
        <w:rPr>
          <w:b w:val="1"/>
          <w:bCs w:val="1"/>
          <w:rtl w:val="0"/>
        </w:rPr>
        <w:t xml:space="preserve">Percussion: </w:t>
      </w:r>
      <w:r w:rsidDel="00000000" w:rsidR="00000000" w:rsidRPr="00000000">
        <w:rPr>
          <w:rtl w:val="0"/>
        </w:rPr>
        <w:t xml:space="preserve">Shifting dullness—absent.</w:t>
      </w:r>
    </w:p>
    <w:p w:rsidR="00000000" w:rsidDel="00000000" w:rsidP="00000000" w:rsidRDefault="00000000" w:rsidRPr="00000000" w14:paraId="000002CB">
      <w:pPr>
        <w:pageBreakBefore w:val="0"/>
        <w:spacing w:after="0" w:line="240" w:lineRule="auto"/>
        <w:rPr/>
      </w:pPr>
      <w:r w:rsidDel="00000000" w:rsidR="00000000" w:rsidRPr="00000000">
        <w:rPr>
          <w:b w:val="1"/>
          <w:bCs w:val="1"/>
          <w:rtl w:val="0"/>
        </w:rPr>
        <w:t xml:space="preserve">Auscultation: </w:t>
      </w:r>
      <w:r w:rsidDel="00000000" w:rsidR="00000000" w:rsidRPr="00000000">
        <w:rPr>
          <w:rtl w:val="0"/>
        </w:rPr>
        <w:t xml:space="preserve">Normal.</w:t>
      </w:r>
    </w:p>
    <w:p w:rsidR="00000000" w:rsidDel="00000000" w:rsidP="00000000" w:rsidRDefault="00000000" w:rsidRPr="00000000" w14:paraId="000002CC">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r w:rsidDel="00000000" w:rsidR="00000000" w:rsidRPr="00000000">
        <w:br w:type="page"/>
      </w:r>
      <w:r w:rsidDel="00000000" w:rsidR="00000000" w:rsidRPr="00000000">
        <w:rPr>
          <w:rtl w:val="0"/>
        </w:rPr>
      </w:r>
    </w:p>
    <w:p w:rsidR="00000000" w:rsidDel="00000000" w:rsidP="00000000" w:rsidRDefault="00000000" w:rsidRPr="00000000" w14:paraId="000002CE">
      <w:pPr>
        <w:pStyle w:val="Heading2"/>
        <w:pageBreakBefore w:val="0"/>
        <w:rPr/>
      </w:pPr>
      <w:r w:rsidDel="00000000" w:rsidR="00000000" w:rsidRPr="00000000">
        <w:rPr>
          <w:rtl w:val="0"/>
        </w:rPr>
        <w:t xml:space="preserve">GI25: Secondaries in the Liver</w:t>
      </w:r>
    </w:p>
    <w:p w:rsidR="00000000" w:rsidDel="00000000" w:rsidP="00000000" w:rsidRDefault="00000000" w:rsidRPr="00000000" w14:paraId="000002CF">
      <w:pPr>
        <w:pageBreakBefore w:val="0"/>
        <w:spacing w:after="0" w:line="240" w:lineRule="auto"/>
        <w:rPr>
          <w:b w:val="1"/>
          <w:bCs w:val="1"/>
        </w:rPr>
      </w:pPr>
      <w:r w:rsidDel="00000000" w:rsidR="00000000" w:rsidRPr="00000000">
        <w:rPr>
          <w:b w:val="1"/>
          <w:bCs w:val="1"/>
          <w:rtl w:val="0"/>
        </w:rPr>
        <w:t xml:space="preserve">Salient features</w:t>
      </w:r>
    </w:p>
    <w:p w:rsidR="00000000" w:rsidDel="00000000" w:rsidP="00000000" w:rsidRDefault="00000000" w:rsidRPr="00000000" w14:paraId="000002D0">
      <w:pPr>
        <w:pageBreakBefore w:val="0"/>
        <w:spacing w:after="0" w:line="240" w:lineRule="auto"/>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t xml:space="preserve">Mr …, 65 years, farmer, normotensive, non-diabetic, smoker, non-alcoholic, hailing from …, presented with </w:t>
      </w:r>
      <w:r w:rsidDel="00000000" w:rsidR="00000000" w:rsidRPr="00000000">
        <w:rPr>
          <w:highlight w:val="cyan"/>
          <w:rtl w:val="0"/>
        </w:rPr>
        <w:t xml:space="preserve">gradual loss of appetite and weakness</w:t>
      </w:r>
      <w:r w:rsidDel="00000000" w:rsidR="00000000" w:rsidRPr="00000000">
        <w:rPr>
          <w:rtl w:val="0"/>
        </w:rPr>
        <w:t xml:space="preserve"> for 30 days. He has lost about 5 kg body weight in 30 days. For the last 30 days, he is suffering from pain in upper abdomen which is dull aching in nature, not related to food intake or bowel movement and without any radiation. He feels occasional nausea, but there is no vomiting. He did not notice any mass in the abdomen. There is no history of fever, cough, chest pain, shortness of breath. His bowel and bladder habits are normal. There is no history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such illness in his family. He used to take antacids, vitamins and painkillers.</w:t>
      </w:r>
      <w:r w:rsidDel="00000000" w:rsidR="00000000" w:rsidRPr="00000000">
        <w:rPr>
          <w:rtl w:val="0"/>
        </w:rPr>
      </w:r>
    </w:p>
    <w:p w:rsidR="00000000" w:rsidDel="00000000" w:rsidP="00000000" w:rsidRDefault="00000000" w:rsidRPr="00000000" w14:paraId="000002D1">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2D2">
      <w:pPr>
        <w:pageBreakBefore w:val="0"/>
        <w:spacing w:after="0" w:line="240" w:lineRule="auto"/>
        <w:rPr/>
      </w:pPr>
      <w:r w:rsidDel="00000000" w:rsidR="00000000" w:rsidRPr="00000000">
        <w:rPr>
          <w:rtl w:val="0"/>
        </w:rPr>
        <w:t xml:space="preserve"> The patient is ill looking and emaciated</w:t>
      </w:r>
    </w:p>
    <w:p w:rsidR="00000000" w:rsidDel="00000000" w:rsidP="00000000" w:rsidRDefault="00000000" w:rsidRPr="00000000" w14:paraId="000002D3">
      <w:pPr>
        <w:pageBreakBefore w:val="0"/>
        <w:spacing w:after="0" w:line="240" w:lineRule="auto"/>
        <w:rPr/>
      </w:pPr>
      <w:r w:rsidDel="00000000" w:rsidR="00000000" w:rsidRPr="00000000">
        <w:rPr>
          <w:rtl w:val="0"/>
        </w:rPr>
        <w:t xml:space="preserve"> Moderately anemic, but not icteric</w:t>
      </w:r>
    </w:p>
    <w:p w:rsidR="00000000" w:rsidDel="00000000" w:rsidP="00000000" w:rsidRDefault="00000000" w:rsidRPr="00000000" w14:paraId="000002D4">
      <w:pPr>
        <w:pageBreakBefore w:val="0"/>
        <w:spacing w:after="0" w:line="240" w:lineRule="auto"/>
        <w:rPr/>
      </w:pPr>
      <w:r w:rsidDel="00000000" w:rsidR="00000000" w:rsidRPr="00000000">
        <w:rPr>
          <w:rtl w:val="0"/>
        </w:rPr>
        <w:t xml:space="preserve"> No clubbing, koilonychia, leukonychia, cyanosis or edema</w:t>
      </w:r>
    </w:p>
    <w:p w:rsidR="00000000" w:rsidDel="00000000" w:rsidP="00000000" w:rsidRDefault="00000000" w:rsidRPr="00000000" w14:paraId="000002D5">
      <w:pPr>
        <w:pageBreakBefore w:val="0"/>
        <w:spacing w:after="0" w:line="240" w:lineRule="auto"/>
        <w:rPr/>
      </w:pPr>
      <w:r w:rsidDel="00000000" w:rsidR="00000000" w:rsidRPr="00000000">
        <w:rPr>
          <w:rtl w:val="0"/>
        </w:rPr>
        <w:t xml:space="preserve"> There is no lymphadenopathy or thyromegaly</w:t>
      </w:r>
    </w:p>
    <w:p w:rsidR="00000000" w:rsidDel="00000000" w:rsidP="00000000" w:rsidRDefault="00000000" w:rsidRPr="00000000" w14:paraId="000002D6">
      <w:pPr>
        <w:pageBreakBefore w:val="0"/>
        <w:spacing w:after="0" w:line="240" w:lineRule="auto"/>
        <w:rPr/>
      </w:pPr>
      <w:r w:rsidDel="00000000" w:rsidR="00000000" w:rsidRPr="00000000">
        <w:rPr>
          <w:rtl w:val="0"/>
        </w:rPr>
        <w:t xml:space="preserve"> Pulse—108/min</w:t>
      </w:r>
    </w:p>
    <w:p w:rsidR="00000000" w:rsidDel="00000000" w:rsidP="00000000" w:rsidRDefault="00000000" w:rsidRPr="00000000" w14:paraId="000002D7">
      <w:pPr>
        <w:pageBreakBefore w:val="0"/>
        <w:spacing w:after="0" w:line="240" w:lineRule="auto"/>
        <w:rPr/>
      </w:pPr>
      <w:r w:rsidDel="00000000" w:rsidR="00000000" w:rsidRPr="00000000">
        <w:rPr>
          <w:rtl w:val="0"/>
        </w:rPr>
        <w:t xml:space="preserve"> BP—105/55 mm Hg</w:t>
      </w:r>
    </w:p>
    <w:p w:rsidR="00000000" w:rsidDel="00000000" w:rsidP="00000000" w:rsidRDefault="00000000" w:rsidRPr="00000000" w14:paraId="000002D8">
      <w:pPr>
        <w:pageBreakBefore w:val="0"/>
        <w:spacing w:after="0" w:line="240" w:lineRule="auto"/>
        <w:rPr/>
      </w:pPr>
      <w:r w:rsidDel="00000000" w:rsidR="00000000" w:rsidRPr="00000000">
        <w:rPr>
          <w:rtl w:val="0"/>
        </w:rPr>
        <w:t xml:space="preserve"> Temperature—97°F</w:t>
      </w:r>
    </w:p>
    <w:p w:rsidR="00000000" w:rsidDel="00000000" w:rsidP="00000000" w:rsidRDefault="00000000" w:rsidRPr="00000000" w14:paraId="000002D9">
      <w:pPr>
        <w:pageBreakBefore w:val="0"/>
        <w:spacing w:after="0" w:line="240" w:lineRule="auto"/>
        <w:rPr/>
      </w:pPr>
      <w:r w:rsidDel="00000000" w:rsidR="00000000" w:rsidRPr="00000000">
        <w:rPr>
          <w:rtl w:val="0"/>
        </w:rPr>
        <w:t xml:space="preserve"> Respiratory rate—20/min.</w:t>
      </w:r>
    </w:p>
    <w:p w:rsidR="00000000" w:rsidDel="00000000" w:rsidP="00000000" w:rsidRDefault="00000000" w:rsidRPr="00000000" w14:paraId="000002DA">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2DB">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2DC">
      <w:pPr>
        <w:pageBreakBefore w:val="0"/>
        <w:spacing w:after="0" w:line="240" w:lineRule="auto"/>
        <w:rPr/>
      </w:pPr>
      <w:r w:rsidDel="00000000" w:rsidR="00000000" w:rsidRPr="00000000">
        <w:rPr>
          <w:rtl w:val="0"/>
        </w:rPr>
        <w:t xml:space="preserve"> Lips, gums, teeth, tongue and oral cavity—normal.</w:t>
      </w:r>
    </w:p>
    <w:p w:rsidR="00000000" w:rsidDel="00000000" w:rsidP="00000000" w:rsidRDefault="00000000" w:rsidRPr="00000000" w14:paraId="000002DD">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2DE">
      <w:pPr>
        <w:pageBreakBefore w:val="0"/>
        <w:spacing w:after="0" w:line="240" w:lineRule="auto"/>
        <w:rPr/>
      </w:pPr>
      <w:r w:rsidDel="00000000" w:rsidR="00000000" w:rsidRPr="00000000">
        <w:rPr>
          <w:b w:val="1"/>
          <w:bCs w:val="1"/>
          <w:rtl w:val="0"/>
        </w:rPr>
        <w:t xml:space="preserve">Inspection: </w:t>
      </w:r>
      <w:r w:rsidDel="00000000" w:rsidR="00000000" w:rsidRPr="00000000">
        <w:rPr>
          <w:rtl w:val="0"/>
        </w:rPr>
        <w:t xml:space="preserve">Right upper abdomen is distended.</w:t>
      </w:r>
    </w:p>
    <w:p w:rsidR="00000000" w:rsidDel="00000000" w:rsidP="00000000" w:rsidRDefault="00000000" w:rsidRPr="00000000" w14:paraId="000002DF">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2E0">
      <w:pPr>
        <w:pageBreakBefore w:val="0"/>
        <w:spacing w:after="0" w:line="240" w:lineRule="auto"/>
        <w:rPr/>
      </w:pPr>
      <w:r w:rsidDel="00000000" w:rsidR="00000000" w:rsidRPr="00000000">
        <w:rPr>
          <w:rtl w:val="0"/>
        </w:rPr>
        <w:t xml:space="preserve"> Liver is palpable … cm from the right costal margin in the midclavicular line, nontender, hard in</w:t>
      </w:r>
    </w:p>
    <w:p w:rsidR="00000000" w:rsidDel="00000000" w:rsidP="00000000" w:rsidRDefault="00000000" w:rsidRPr="00000000" w14:paraId="000002E1">
      <w:pPr>
        <w:pageBreakBefore w:val="0"/>
        <w:spacing w:after="0" w:line="240" w:lineRule="auto"/>
        <w:rPr/>
      </w:pPr>
      <w:r w:rsidDel="00000000" w:rsidR="00000000" w:rsidRPr="00000000">
        <w:rPr>
          <w:rtl w:val="0"/>
        </w:rPr>
        <w:t xml:space="preserve">consistency, surface is nodular and irregular, margin is irregular. Hepatic bruit is absent. Upper</w:t>
      </w:r>
    </w:p>
    <w:p w:rsidR="00000000" w:rsidDel="00000000" w:rsidP="00000000" w:rsidRDefault="00000000" w:rsidRPr="00000000" w14:paraId="000002E2">
      <w:pPr>
        <w:pageBreakBefore w:val="0"/>
        <w:spacing w:after="0" w:line="240" w:lineRule="auto"/>
        <w:rPr/>
      </w:pPr>
      <w:r w:rsidDel="00000000" w:rsidR="00000000" w:rsidRPr="00000000">
        <w:rPr>
          <w:rtl w:val="0"/>
        </w:rPr>
        <w:t xml:space="preserve">margin in the ------ space.</w:t>
      </w:r>
    </w:p>
    <w:p w:rsidR="00000000" w:rsidDel="00000000" w:rsidP="00000000" w:rsidRDefault="00000000" w:rsidRPr="00000000" w14:paraId="000002E3">
      <w:pPr>
        <w:pageBreakBefore w:val="0"/>
        <w:spacing w:after="0" w:line="240" w:lineRule="auto"/>
        <w:rPr/>
      </w:pPr>
      <w:r w:rsidDel="00000000" w:rsidR="00000000" w:rsidRPr="00000000">
        <w:rPr>
          <w:rtl w:val="0"/>
        </w:rPr>
        <w:t xml:space="preserve"> Spleen is not palpable.</w:t>
      </w:r>
    </w:p>
    <w:p w:rsidR="00000000" w:rsidDel="00000000" w:rsidP="00000000" w:rsidRDefault="00000000" w:rsidRPr="00000000" w14:paraId="000002E4">
      <w:pPr>
        <w:pageBreakBefore w:val="0"/>
        <w:spacing w:after="0" w:line="240" w:lineRule="auto"/>
        <w:rPr/>
      </w:pPr>
      <w:r w:rsidDel="00000000" w:rsidR="00000000" w:rsidRPr="00000000">
        <w:rPr>
          <w:rtl w:val="0"/>
        </w:rPr>
        <w:t xml:space="preserve"> Kidneys are not ballotable.</w:t>
      </w:r>
    </w:p>
    <w:p w:rsidR="00000000" w:rsidDel="00000000" w:rsidP="00000000" w:rsidRDefault="00000000" w:rsidRPr="00000000" w14:paraId="000002E5">
      <w:pPr>
        <w:pageBreakBefore w:val="0"/>
        <w:spacing w:after="0" w:line="240" w:lineRule="auto"/>
        <w:rPr/>
      </w:pPr>
      <w:r w:rsidDel="00000000" w:rsidR="00000000" w:rsidRPr="00000000">
        <w:rPr>
          <w:rtl w:val="0"/>
        </w:rPr>
        <w:t xml:space="preserve"> Fluid thrill—absent.</w:t>
      </w:r>
    </w:p>
    <w:p w:rsidR="00000000" w:rsidDel="00000000" w:rsidP="00000000" w:rsidRDefault="00000000" w:rsidRPr="00000000" w14:paraId="000002E6">
      <w:pPr>
        <w:pageBreakBefore w:val="0"/>
        <w:spacing w:after="0" w:line="240" w:lineRule="auto"/>
        <w:rPr/>
      </w:pPr>
      <w:r w:rsidDel="00000000" w:rsidR="00000000" w:rsidRPr="00000000">
        <w:rPr>
          <w:b w:val="1"/>
          <w:bCs w:val="1"/>
          <w:rtl w:val="0"/>
        </w:rPr>
        <w:t xml:space="preserve">Percussion: </w:t>
      </w:r>
      <w:r w:rsidDel="00000000" w:rsidR="00000000" w:rsidRPr="00000000">
        <w:rPr>
          <w:rtl w:val="0"/>
        </w:rPr>
        <w:t xml:space="preserve">Shifting dullness is absent.</w:t>
      </w:r>
    </w:p>
    <w:p w:rsidR="00000000" w:rsidDel="00000000" w:rsidP="00000000" w:rsidRDefault="00000000" w:rsidRPr="00000000" w14:paraId="000002E7">
      <w:pPr>
        <w:pageBreakBefore w:val="0"/>
        <w:spacing w:after="0" w:line="240" w:lineRule="auto"/>
        <w:rPr/>
      </w:pPr>
      <w:r w:rsidDel="00000000" w:rsidR="00000000" w:rsidRPr="00000000">
        <w:rPr>
          <w:b w:val="1"/>
          <w:bCs w:val="1"/>
          <w:rtl w:val="0"/>
        </w:rPr>
        <w:t xml:space="preserve">Auscultation: </w:t>
      </w:r>
      <w:r w:rsidDel="00000000" w:rsidR="00000000" w:rsidRPr="00000000">
        <w:rPr>
          <w:rtl w:val="0"/>
        </w:rPr>
        <w:t xml:space="preserve">Normal.</w:t>
      </w:r>
    </w:p>
    <w:p w:rsidR="00000000" w:rsidDel="00000000" w:rsidP="00000000" w:rsidRDefault="00000000" w:rsidRPr="00000000" w14:paraId="000002E8">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2E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2"/>
        <w:pageBreakBefore w:val="0"/>
        <w:rPr/>
        <w:pPrChange w:author="Neha" w:id="0" w:date="2018-10-21T13:02:00Z">
          <w:pPr>
            <w:pageBreakBefore w:val="0"/>
            <w:spacing w:after="0" w:line="240" w:lineRule="auto"/>
          </w:pPr>
        </w:pPrChange>
      </w:pPr>
      <w:bookmarkStart w:colFirst="0" w:colLast="0" w:name="_z337ya" w:id="17"/>
      <w:bookmarkEnd w:id="17"/>
      <w:r w:rsidDel="00000000" w:rsidR="00000000" w:rsidRPr="00000000">
        <w:rPr>
          <w:rtl w:val="0"/>
        </w:rPr>
        <w:t xml:space="preserve">GI26: GERD</w:t>
      </w:r>
    </w:p>
    <w:p w:rsidR="00000000" w:rsidDel="00000000" w:rsidP="00000000" w:rsidRDefault="00000000" w:rsidRPr="00000000" w14:paraId="000002EC">
      <w:pPr>
        <w:pageBreakBefore w:val="0"/>
        <w:spacing w:after="0" w:line="240" w:lineRule="auto"/>
        <w:rPr/>
      </w:pPr>
      <w:r w:rsidDel="00000000" w:rsidR="00000000" w:rsidRPr="00000000">
        <w:rPr>
          <w:rtl w:val="0"/>
        </w:rPr>
        <w:t xml:space="preserve">CASE 17 / EATING FRENCH FRIES HURTS! </w:t>
        <w:br w:type="textWrapping"/>
      </w:r>
    </w:p>
    <w:p w:rsidR="00000000" w:rsidDel="00000000" w:rsidP="00000000" w:rsidRDefault="00000000" w:rsidRPr="00000000" w14:paraId="000002ED">
      <w:pPr>
        <w:pageBreakBefore w:val="0"/>
        <w:spacing w:after="0" w:line="240" w:lineRule="auto"/>
        <w:rPr/>
      </w:pPr>
      <w:r w:rsidDel="00000000" w:rsidR="00000000" w:rsidRPr="00000000">
        <w:rPr>
          <w:rtl w:val="0"/>
        </w:rPr>
        <w:t xml:space="preserve">45-year•old man presents With </w:t>
      </w:r>
      <w:r w:rsidDel="00000000" w:rsidR="00000000" w:rsidRPr="00000000">
        <w:rPr>
          <w:highlight w:val="cyan"/>
          <w:rtl w:val="0"/>
        </w:rPr>
        <w:t xml:space="preserve">worsening heartburn</w:t>
      </w:r>
      <w:r w:rsidDel="00000000" w:rsidR="00000000" w:rsidRPr="00000000">
        <w:rPr>
          <w:rtl w:val="0"/>
        </w:rPr>
        <w:t xml:space="preserve">. </w:t>
        <w:br w:type="textWrapping"/>
      </w:r>
    </w:p>
    <w:p w:rsidR="00000000" w:rsidDel="00000000" w:rsidP="00000000" w:rsidRDefault="00000000" w:rsidRPr="00000000" w14:paraId="000002EE">
      <w:pPr>
        <w:pageBreakBefore w:val="0"/>
        <w:spacing w:after="0" w:line="240" w:lineRule="auto"/>
        <w:rPr/>
      </w:pPr>
      <w:r w:rsidDel="00000000" w:rsidR="00000000" w:rsidRPr="00000000">
        <w:rPr>
          <w:rtl w:val="0"/>
        </w:rPr>
        <w:t xml:space="preserve">HISTORY OF PRESENT ILLNESS: H.B. presents to his primary care physician With complaints Of daily. severe heartburn. described as severe retrosternal burning pain radiating upward to his neck, occurring 30 to 60 minutes after every meal and continuing for about 4 hours thereafter. Pain is exacerbated by heavy meals, coffee, or spicy foods and is most prominent when lying down at night. H.B. has to prop himself up on three pillows at night to decrease the pain and avoids eating close to bedtime. Also describes an unpleasant sour taste rising in his mouth when he lies supine at night and has awoken occasionally With coughing from regurgitation Of food particles. Pain has been worsening over the past 4 months, occurs daily. and interferes With his normal daily, Mild relief achieved with antacids. Only other symptoms are sporadic nonproductive cough and voice hoarseness. He denies any fevers, chills, dysphagia(). odynophagia, weight loss, fatigue, shortness of breath, abdominal pain, nausea, changes in bowel habits, blood in stool, or urinary symptoms. </w:t>
      </w:r>
    </w:p>
    <w:p w:rsidR="00000000" w:rsidDel="00000000" w:rsidP="00000000" w:rsidRDefault="00000000" w:rsidRPr="00000000" w14:paraId="000002EF">
      <w:pPr>
        <w:pageBreakBefore w:val="0"/>
        <w:spacing w:after="0" w:line="240" w:lineRule="auto"/>
        <w:rPr/>
      </w:pPr>
      <w:r w:rsidDel="00000000" w:rsidR="00000000" w:rsidRPr="00000000">
        <w:rPr>
          <w:rtl w:val="0"/>
        </w:rPr>
      </w:r>
    </w:p>
    <w:p w:rsidR="00000000" w:rsidDel="00000000" w:rsidP="00000000" w:rsidRDefault="00000000" w:rsidRPr="00000000" w14:paraId="000002F0">
      <w:pPr>
        <w:pageBreakBefore w:val="0"/>
        <w:spacing w:after="0" w:line="240" w:lineRule="auto"/>
        <w:rPr/>
      </w:pPr>
      <w:r w:rsidDel="00000000" w:rsidR="00000000" w:rsidRPr="00000000">
        <w:rPr>
          <w:rtl w:val="0"/>
        </w:rPr>
        <w:t xml:space="preserve">Past Medical History: Hypertension. </w:t>
      </w:r>
    </w:p>
    <w:p w:rsidR="00000000" w:rsidDel="00000000" w:rsidP="00000000" w:rsidRDefault="00000000" w:rsidRPr="00000000" w14:paraId="000002F1">
      <w:pPr>
        <w:pageBreakBefore w:val="0"/>
        <w:spacing w:after="0" w:line="240" w:lineRule="auto"/>
        <w:rPr/>
      </w:pPr>
      <w:r w:rsidDel="00000000" w:rsidR="00000000" w:rsidRPr="00000000">
        <w:rPr>
          <w:rtl w:val="0"/>
        </w:rPr>
        <w:t xml:space="preserve">Medications: Hydrochlorothiazide. 25 mg PO QD Allergy: ACE inhibitors ("couldn't breathe"); multivitamins </w:t>
        <w:br w:type="textWrapping"/>
      </w:r>
    </w:p>
    <w:p w:rsidR="00000000" w:rsidDel="00000000" w:rsidP="00000000" w:rsidRDefault="00000000" w:rsidRPr="00000000" w14:paraId="000002F2">
      <w:pPr>
        <w:pageBreakBefore w:val="0"/>
        <w:spacing w:after="0" w:line="240" w:lineRule="auto"/>
        <w:rPr/>
      </w:pPr>
      <w:r w:rsidDel="00000000" w:rsidR="00000000" w:rsidRPr="00000000">
        <w:rPr>
          <w:rtl w:val="0"/>
        </w:rPr>
        <w:t xml:space="preserve">Social History: Smokes approximately half packs per day for past 20 years; drinks 6 pack Of beer each Friday and Saturday; h/o marijuana use and cocaine use 20 years ago but none currently. works in construction. </w:t>
        <w:br w:type="textWrapping"/>
      </w:r>
    </w:p>
    <w:p w:rsidR="00000000" w:rsidDel="00000000" w:rsidP="00000000" w:rsidRDefault="00000000" w:rsidRPr="00000000" w14:paraId="000002F3">
      <w:pPr>
        <w:pageBreakBefore w:val="0"/>
        <w:spacing w:after="0" w:line="240" w:lineRule="auto"/>
        <w:rPr/>
      </w:pPr>
      <w:r w:rsidDel="00000000" w:rsidR="00000000" w:rsidRPr="00000000">
        <w:rPr>
          <w:rtl w:val="0"/>
        </w:rPr>
        <w:t xml:space="preserve">Does not have fever BP 160/90. HR 85. RR 16. 02 sat 95% RA </w:t>
        <w:br w:type="textWrapping"/>
      </w:r>
    </w:p>
    <w:p w:rsidR="00000000" w:rsidDel="00000000" w:rsidP="00000000" w:rsidRDefault="00000000" w:rsidRPr="00000000" w14:paraId="000002F4">
      <w:pPr>
        <w:pageBreakBefore w:val="0"/>
        <w:spacing w:after="0" w:line="240" w:lineRule="auto"/>
        <w:rPr/>
      </w:pPr>
      <w:r w:rsidDel="00000000" w:rsidR="00000000" w:rsidRPr="00000000">
        <w:rPr>
          <w:rtl w:val="0"/>
        </w:rPr>
        <w:t xml:space="preserve">Physical Examination: Gen: well-appearing, moderately obese man no abnormality detected. HEENT: moderate erythema in posterior pharynx; mild dental erosions throughout. Neck: shotty anterior cervical lymphadenopathy.</w:t>
      </w:r>
    </w:p>
    <w:p w:rsidR="00000000" w:rsidDel="00000000" w:rsidP="00000000" w:rsidRDefault="00000000" w:rsidRPr="00000000" w14:paraId="000002F5">
      <w:pPr>
        <w:pageBreakBefore w:val="0"/>
        <w:spacing w:after="0" w:line="240" w:lineRule="auto"/>
        <w:rPr/>
      </w:pPr>
      <w:r w:rsidDel="00000000" w:rsidR="00000000" w:rsidRPr="00000000">
        <w:rPr>
          <w:rtl w:val="0"/>
        </w:rPr>
        <w:t xml:space="preserve"> Abdomen: soft' obese: +BS; mild epigastric tenderness to palpation without rebound or guarding(); nondistended; no enlargement of liver and spleen. </w:t>
      </w:r>
    </w:p>
    <w:p w:rsidR="00000000" w:rsidDel="00000000" w:rsidP="00000000" w:rsidRDefault="00000000" w:rsidRPr="00000000" w14:paraId="000002F6">
      <w:pPr>
        <w:pageBreakBefore w:val="0"/>
        <w:spacing w:after="0" w:line="240" w:lineRule="auto"/>
        <w:rPr/>
      </w:pPr>
      <w:r w:rsidDel="00000000" w:rsidR="00000000" w:rsidRPr="00000000">
        <w:rPr>
          <w:rtl w:val="0"/>
        </w:rPr>
        <w:t xml:space="preserve">Ext: no rashes. </w:t>
        <w:br w:type="textWrapping"/>
      </w:r>
    </w:p>
    <w:p w:rsidR="00000000" w:rsidDel="00000000" w:rsidP="00000000" w:rsidRDefault="00000000" w:rsidRPr="00000000" w14:paraId="000002F7">
      <w:pPr>
        <w:pageBreakBefore w:val="0"/>
        <w:spacing w:after="0" w:line="240" w:lineRule="auto"/>
        <w:rPr/>
      </w:pPr>
      <w:r w:rsidDel="00000000" w:rsidR="00000000" w:rsidRPr="00000000">
        <w:rPr>
          <w:rtl w:val="0"/>
        </w:rPr>
      </w:r>
    </w:p>
    <w:p w:rsidR="00000000" w:rsidDel="00000000" w:rsidP="00000000" w:rsidRDefault="00000000" w:rsidRPr="00000000" w14:paraId="000002F8">
      <w:pPr>
        <w:pageBreakBefore w:val="0"/>
        <w:spacing w:after="0" w:line="240" w:lineRule="auto"/>
        <w:rPr/>
      </w:pPr>
      <w:r w:rsidDel="00000000" w:rsidR="00000000" w:rsidRPr="00000000">
        <w:rPr>
          <w:color w:val="ff0000"/>
          <w:rtl w:val="0"/>
        </w:rPr>
        <w:t xml:space="preserve">Citation</w:t>
      </w:r>
      <w:r w:rsidDel="00000000" w:rsidR="00000000" w:rsidRPr="00000000">
        <w:rPr>
          <w:rtl w:val="0"/>
        </w:rPr>
        <w:t xml:space="preserve">?</w:t>
      </w:r>
    </w:p>
    <w:p w:rsidR="00000000" w:rsidDel="00000000" w:rsidP="00000000" w:rsidRDefault="00000000" w:rsidRPr="00000000" w14:paraId="000002F9">
      <w:pPr>
        <w:pageBreakBefore w:val="0"/>
        <w:spacing w:after="0" w:line="240" w:lineRule="auto"/>
        <w:rPr/>
      </w:pPr>
      <w:r w:rsidDel="00000000" w:rsidR="00000000" w:rsidRPr="00000000">
        <w:rPr>
          <w:rtl w:val="0"/>
        </w:rPr>
      </w:r>
    </w:p>
    <w:p w:rsidR="00000000" w:rsidDel="00000000" w:rsidP="00000000" w:rsidRDefault="00000000" w:rsidRPr="00000000" w14:paraId="000002FA">
      <w:pPr>
        <w:pStyle w:val="Heading2"/>
        <w:pageBreakBefore w:val="0"/>
        <w:rPr/>
      </w:pPr>
      <w:r w:rsidDel="00000000" w:rsidR="00000000" w:rsidRPr="00000000">
        <w:rPr>
          <w:rtl w:val="0"/>
        </w:rPr>
      </w:r>
    </w:p>
    <w:p w:rsidR="00000000" w:rsidDel="00000000" w:rsidP="00000000" w:rsidRDefault="00000000" w:rsidRPr="00000000" w14:paraId="000002FB">
      <w:pPr>
        <w:pStyle w:val="Heading2"/>
        <w:pageBreakBefore w:val="0"/>
        <w:rPr/>
      </w:pPr>
      <w:r w:rsidDel="00000000" w:rsidR="00000000" w:rsidRPr="00000000">
        <w:rPr>
          <w:rtl w:val="0"/>
        </w:rPr>
      </w:r>
    </w:p>
    <w:p w:rsidR="00000000" w:rsidDel="00000000" w:rsidP="00000000" w:rsidRDefault="00000000" w:rsidRPr="00000000" w14:paraId="000002FC">
      <w:pPr>
        <w:pStyle w:val="Heading2"/>
        <w:pageBreakBefore w:val="0"/>
        <w:rPr/>
      </w:pPr>
      <w:bookmarkStart w:colFirst="0" w:colLast="0" w:name="_3j2qqm3" w:id="18"/>
      <w:bookmarkEnd w:id="18"/>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2"/>
        <w:pageBreakBefore w:val="0"/>
        <w:rPr/>
        <w:pPrChange w:author="Neha" w:id="0" w:date="2018-10-21T13:02:00Z">
          <w:pPr>
            <w:pStyle w:val="Heading2"/>
            <w:pageBreakBefore w:val="0"/>
          </w:pPr>
        </w:pPrChange>
      </w:pPr>
      <w:bookmarkStart w:colFirst="0" w:colLast="0" w:name="_roxzb9pia0jt" w:id="19"/>
      <w:bookmarkEnd w:id="19"/>
      <w:r w:rsidDel="00000000" w:rsidR="00000000" w:rsidRPr="00000000">
        <w:rPr>
          <w:rtl w:val="0"/>
        </w:rPr>
        <w:t xml:space="preserve">GI27: Gastrointestinal Bleed</w:t>
      </w:r>
    </w:p>
    <w:p w:rsidR="00000000" w:rsidDel="00000000" w:rsidP="00000000" w:rsidRDefault="00000000" w:rsidRPr="00000000" w14:paraId="000002FE">
      <w:pPr>
        <w:pageBreakBefore w:val="0"/>
        <w:spacing w:after="0" w:line="240" w:lineRule="auto"/>
        <w:rPr/>
      </w:pPr>
      <w:r w:rsidDel="00000000" w:rsidR="00000000" w:rsidRPr="00000000">
        <w:rPr>
          <w:rtl w:val="0"/>
        </w:rPr>
        <w:t xml:space="preserve">A 55 year old woman who vomited bright red blood presents to the clinic with the onset of dull, gnawing </w:t>
      </w:r>
      <w:r w:rsidDel="00000000" w:rsidR="00000000" w:rsidRPr="00000000">
        <w:rPr>
          <w:highlight w:val="cyan"/>
          <w:rtl w:val="0"/>
        </w:rPr>
        <w:t xml:space="preserve">epigastric pain</w:t>
      </w:r>
      <w:r w:rsidDel="00000000" w:rsidR="00000000" w:rsidRPr="00000000">
        <w:rPr>
          <w:rtl w:val="0"/>
        </w:rPr>
        <w:t xml:space="preserve"> that was somewhat improved by PO intake. One day before admission she had two black sticky stools that smelled unusual. In the morning, she vomited a cupful of bright red blood, felt lightheaded. She denies fevers, chills, sweats, retching prior to her episode of vomiting blood, cramping, diarrhea, abdominal swelling, or recent nosebleeds. She denies unintentional weight loss, difficulty swallowing, painful swallowing, or a history of jaundice.</w:t>
      </w:r>
    </w:p>
    <w:p w:rsidR="00000000" w:rsidDel="00000000" w:rsidP="00000000" w:rsidRDefault="00000000" w:rsidRPr="00000000" w14:paraId="000002FF">
      <w:pPr>
        <w:pageBreakBefore w:val="0"/>
        <w:spacing w:after="0" w:line="240" w:lineRule="auto"/>
        <w:rPr/>
      </w:pPr>
      <w:r w:rsidDel="00000000" w:rsidR="00000000" w:rsidRPr="00000000">
        <w:rPr>
          <w:rtl w:val="0"/>
        </w:rPr>
      </w:r>
    </w:p>
    <w:p w:rsidR="00000000" w:rsidDel="00000000" w:rsidP="00000000" w:rsidRDefault="00000000" w:rsidRPr="00000000" w14:paraId="00000300">
      <w:pPr>
        <w:pageBreakBefore w:val="0"/>
        <w:spacing w:after="0" w:line="240" w:lineRule="auto"/>
        <w:rPr/>
      </w:pPr>
      <w:r w:rsidDel="00000000" w:rsidR="00000000" w:rsidRPr="00000000">
        <w:rPr>
          <w:rtl w:val="0"/>
        </w:rPr>
        <w:t xml:space="preserve">Past Medical History: No known history of chronic liver disease, cancer or colitis. Hypertension, hypercholesterolemia, postmenopausal, mitral prolapse. </w:t>
      </w:r>
    </w:p>
    <w:p w:rsidR="00000000" w:rsidDel="00000000" w:rsidP="00000000" w:rsidRDefault="00000000" w:rsidRPr="00000000" w14:paraId="00000301">
      <w:pPr>
        <w:pageBreakBefore w:val="0"/>
        <w:spacing w:after="0" w:line="240" w:lineRule="auto"/>
        <w:rPr/>
      </w:pPr>
      <w:r w:rsidDel="00000000" w:rsidR="00000000" w:rsidRPr="00000000">
        <w:rPr>
          <w:rtl w:val="0"/>
        </w:rPr>
      </w:r>
    </w:p>
    <w:p w:rsidR="00000000" w:rsidDel="00000000" w:rsidP="00000000" w:rsidRDefault="00000000" w:rsidRPr="00000000" w14:paraId="00000302">
      <w:pPr>
        <w:pageBreakBefore w:val="0"/>
        <w:spacing w:after="0" w:line="240" w:lineRule="auto"/>
        <w:rPr/>
      </w:pPr>
      <w:r w:rsidDel="00000000" w:rsidR="00000000" w:rsidRPr="00000000">
        <w:rPr>
          <w:rtl w:val="0"/>
        </w:rPr>
        <w:t xml:space="preserve">Medications: Diuretics, Statins, Painkillers, antibiotics for previous dental procedure. </w:t>
      </w:r>
    </w:p>
    <w:p w:rsidR="00000000" w:rsidDel="00000000" w:rsidP="00000000" w:rsidRDefault="00000000" w:rsidRPr="00000000" w14:paraId="00000303">
      <w:pPr>
        <w:pageBreakBefore w:val="0"/>
        <w:spacing w:after="0" w:line="240" w:lineRule="auto"/>
        <w:rPr/>
      </w:pPr>
      <w:r w:rsidDel="00000000" w:rsidR="00000000" w:rsidRPr="00000000">
        <w:rPr>
          <w:rtl w:val="0"/>
        </w:rPr>
      </w:r>
    </w:p>
    <w:p w:rsidR="00000000" w:rsidDel="00000000" w:rsidP="00000000" w:rsidRDefault="00000000" w:rsidRPr="00000000" w14:paraId="00000304">
      <w:pPr>
        <w:pageBreakBefore w:val="0"/>
        <w:spacing w:after="0" w:line="240" w:lineRule="auto"/>
        <w:rPr/>
      </w:pPr>
      <w:r w:rsidDel="00000000" w:rsidR="00000000" w:rsidRPr="00000000">
        <w:rPr>
          <w:rtl w:val="0"/>
        </w:rPr>
        <w:t xml:space="preserve">No known drug allergies</w:t>
      </w:r>
    </w:p>
    <w:p w:rsidR="00000000" w:rsidDel="00000000" w:rsidP="00000000" w:rsidRDefault="00000000" w:rsidRPr="00000000" w14:paraId="00000305">
      <w:pPr>
        <w:pageBreakBefore w:val="0"/>
        <w:spacing w:after="0" w:line="240" w:lineRule="auto"/>
        <w:rPr/>
      </w:pPr>
      <w:r w:rsidDel="00000000" w:rsidR="00000000" w:rsidRPr="00000000">
        <w:rPr>
          <w:rtl w:val="0"/>
        </w:rPr>
      </w:r>
    </w:p>
    <w:p w:rsidR="00000000" w:rsidDel="00000000" w:rsidP="00000000" w:rsidRDefault="00000000" w:rsidRPr="00000000" w14:paraId="00000306">
      <w:pPr>
        <w:pageBreakBefore w:val="0"/>
        <w:spacing w:after="0" w:line="240" w:lineRule="auto"/>
        <w:rPr/>
      </w:pPr>
      <w:r w:rsidDel="00000000" w:rsidR="00000000" w:rsidRPr="00000000">
        <w:rPr>
          <w:rtl w:val="0"/>
        </w:rPr>
        <w:t xml:space="preserve">Social History: No history of tobacco use, occasional alcohol, married, no children</w:t>
      </w:r>
    </w:p>
    <w:p w:rsidR="00000000" w:rsidDel="00000000" w:rsidP="00000000" w:rsidRDefault="00000000" w:rsidRPr="00000000" w14:paraId="00000307">
      <w:pPr>
        <w:pageBreakBefore w:val="0"/>
        <w:spacing w:after="0" w:line="240" w:lineRule="auto"/>
        <w:rPr/>
      </w:pPr>
      <w:r w:rsidDel="00000000" w:rsidR="00000000" w:rsidRPr="00000000">
        <w:rPr>
          <w:rtl w:val="0"/>
        </w:rPr>
      </w:r>
    </w:p>
    <w:p w:rsidR="00000000" w:rsidDel="00000000" w:rsidP="00000000" w:rsidRDefault="00000000" w:rsidRPr="00000000" w14:paraId="00000308">
      <w:pPr>
        <w:pageBreakBefore w:val="0"/>
        <w:spacing w:after="0" w:line="240" w:lineRule="auto"/>
        <w:rPr/>
      </w:pPr>
      <w:r w:rsidDel="00000000" w:rsidR="00000000" w:rsidRPr="00000000">
        <w:rPr>
          <w:rtl w:val="0"/>
        </w:rPr>
        <w:t xml:space="preserve">VS Temp 37.5 BP 110/80(seated), 105/80(standing), HR 100 (seated), 109(standing), RR 16, o2 sat 99%</w:t>
      </w:r>
    </w:p>
    <w:p w:rsidR="00000000" w:rsidDel="00000000" w:rsidP="00000000" w:rsidRDefault="00000000" w:rsidRPr="00000000" w14:paraId="00000309">
      <w:pPr>
        <w:pageBreakBefore w:val="0"/>
        <w:spacing w:after="0" w:line="240" w:lineRule="auto"/>
        <w:rPr/>
      </w:pPr>
      <w:r w:rsidDel="00000000" w:rsidR="00000000" w:rsidRPr="00000000">
        <w:rPr>
          <w:rtl w:val="0"/>
        </w:rPr>
      </w:r>
    </w:p>
    <w:p w:rsidR="00000000" w:rsidDel="00000000" w:rsidP="00000000" w:rsidRDefault="00000000" w:rsidRPr="00000000" w14:paraId="0000030A">
      <w:pPr>
        <w:pageBreakBefore w:val="0"/>
        <w:spacing w:after="0" w:line="240" w:lineRule="auto"/>
        <w:rPr/>
      </w:pPr>
      <w:r w:rsidDel="00000000" w:rsidR="00000000" w:rsidRPr="00000000">
        <w:rPr>
          <w:rtl w:val="0"/>
        </w:rPr>
        <w:t xml:space="preserve">Physical exam:</w:t>
      </w:r>
    </w:p>
    <w:p w:rsidR="00000000" w:rsidDel="00000000" w:rsidP="00000000" w:rsidRDefault="00000000" w:rsidRPr="00000000" w14:paraId="0000030B">
      <w:pPr>
        <w:pageBreakBefore w:val="0"/>
        <w:spacing w:after="0" w:line="240" w:lineRule="auto"/>
        <w:rPr/>
      </w:pPr>
      <w:r w:rsidDel="00000000" w:rsidR="00000000" w:rsidRPr="00000000">
        <w:rPr>
          <w:rtl w:val="0"/>
        </w:rPr>
        <w:t xml:space="preserve">Concerned, calm, sweaty woman. Nose and oral cavity normal. Neck: supple, no thyroid enlargement. Abdomen: soft, non distended, bowel sounds present, Mid epigastric tenderness to deep palpation. No liver or spleen enlargement or bulging flanks. </w:t>
      </w:r>
    </w:p>
    <w:p w:rsidR="00000000" w:rsidDel="00000000" w:rsidP="00000000" w:rsidRDefault="00000000" w:rsidRPr="00000000" w14:paraId="0000030C">
      <w:pPr>
        <w:pageBreakBefore w:val="0"/>
        <w:spacing w:after="0" w:line="240" w:lineRule="auto"/>
        <w:rPr/>
      </w:pPr>
      <w:r w:rsidDel="00000000" w:rsidR="00000000" w:rsidRPr="00000000">
        <w:rPr>
          <w:rtl w:val="0"/>
        </w:rPr>
        <w:t xml:space="preserve">Extremities: Warm, well perfused Skin: normal</w:t>
      </w:r>
    </w:p>
    <w:p w:rsidR="00000000" w:rsidDel="00000000" w:rsidP="00000000" w:rsidRDefault="00000000" w:rsidRPr="00000000" w14:paraId="0000030D">
      <w:pPr>
        <w:pageBreakBefore w:val="0"/>
        <w:spacing w:after="0" w:line="240" w:lineRule="auto"/>
        <w:rPr/>
      </w:pPr>
      <w:r w:rsidDel="00000000" w:rsidR="00000000" w:rsidRPr="00000000">
        <w:rPr>
          <w:rtl w:val="0"/>
        </w:rPr>
      </w:r>
    </w:p>
    <w:p w:rsidR="00000000" w:rsidDel="00000000" w:rsidP="00000000" w:rsidRDefault="00000000" w:rsidRPr="00000000" w14:paraId="0000030E">
      <w:pPr>
        <w:pageBreakBefore w:val="0"/>
        <w:spacing w:after="0" w:line="240" w:lineRule="auto"/>
        <w:rPr/>
      </w:pPr>
      <w:r w:rsidDel="00000000" w:rsidR="00000000" w:rsidRPr="00000000">
        <w:rPr>
          <w:rtl w:val="0"/>
        </w:rPr>
      </w:r>
    </w:p>
    <w:p w:rsidR="00000000" w:rsidDel="00000000" w:rsidP="00000000" w:rsidRDefault="00000000" w:rsidRPr="00000000" w14:paraId="0000030F">
      <w:pPr>
        <w:pageBreakBefore w:val="0"/>
        <w:spacing w:after="0" w:line="240" w:lineRule="auto"/>
        <w:rPr/>
      </w:pPr>
      <w:r w:rsidDel="00000000" w:rsidR="00000000" w:rsidRPr="00000000">
        <w:rPr>
          <w:color w:val="ff0000"/>
          <w:rtl w:val="0"/>
        </w:rPr>
        <w:t xml:space="preserve">Citation</w:t>
      </w:r>
      <w:r w:rsidDel="00000000" w:rsidR="00000000" w:rsidRPr="00000000">
        <w:rPr>
          <w:rtl w:val="0"/>
        </w:rPr>
        <w:t xml:space="preserve">?</w:t>
      </w:r>
    </w:p>
    <w:p w:rsidR="00000000" w:rsidDel="00000000" w:rsidP="00000000" w:rsidRDefault="00000000" w:rsidRPr="00000000" w14:paraId="00000310">
      <w:pPr>
        <w:pStyle w:val="Heading2"/>
        <w:pageBreakBefore w:val="0"/>
        <w:rPr/>
      </w:pPr>
      <w:r w:rsidDel="00000000" w:rsidR="00000000" w:rsidRPr="00000000">
        <w:rPr>
          <w:rtl w:val="0"/>
        </w:rPr>
      </w:r>
    </w:p>
    <w:p w:rsidR="00000000" w:rsidDel="00000000" w:rsidP="00000000" w:rsidRDefault="00000000" w:rsidRPr="00000000" w14:paraId="00000311">
      <w:pPr>
        <w:pStyle w:val="Heading2"/>
        <w:pageBreakBefore w:val="0"/>
        <w:rPr/>
      </w:pPr>
      <w:r w:rsidDel="00000000" w:rsidR="00000000" w:rsidRPr="00000000">
        <w:rPr>
          <w:rtl w:val="0"/>
        </w:rPr>
      </w:r>
    </w:p>
    <w:p w:rsidR="00000000" w:rsidDel="00000000" w:rsidP="00000000" w:rsidRDefault="00000000" w:rsidRPr="00000000" w14:paraId="00000312">
      <w:pPr>
        <w:pStyle w:val="Heading2"/>
        <w:pageBreakBefore w:val="0"/>
        <w:rPr/>
      </w:pPr>
      <w:r w:rsidDel="00000000" w:rsidR="00000000" w:rsidRPr="00000000">
        <w:rPr>
          <w:rtl w:val="0"/>
        </w:rPr>
      </w:r>
    </w:p>
    <w:p w:rsidR="00000000" w:rsidDel="00000000" w:rsidP="00000000" w:rsidRDefault="00000000" w:rsidRPr="00000000" w14:paraId="00000313">
      <w:pPr>
        <w:pStyle w:val="Heading2"/>
        <w:pageBreakBefore w:val="0"/>
        <w:rPr/>
      </w:pPr>
      <w:bookmarkStart w:colFirst="0" w:colLast="0" w:name="_1y810tw" w:id="20"/>
      <w:bookmarkEnd w:id="20"/>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2"/>
        <w:pageBreakBefore w:val="0"/>
        <w:rPr/>
        <w:pPrChange w:author="Neha" w:id="0" w:date="2018-10-21T13:02:00Z">
          <w:pPr>
            <w:pageBreakBefore w:val="0"/>
            <w:spacing w:after="0" w:line="240" w:lineRule="auto"/>
          </w:pPr>
        </w:pPrChange>
      </w:pPr>
      <w:r w:rsidDel="00000000" w:rsidR="00000000" w:rsidRPr="00000000">
        <w:rPr>
          <w:rtl w:val="0"/>
        </w:rPr>
        <w:t xml:space="preserve">GI28: Cholecystitis</w:t>
      </w:r>
    </w:p>
    <w:p w:rsidR="00000000" w:rsidDel="00000000" w:rsidP="00000000" w:rsidRDefault="00000000" w:rsidRPr="00000000" w14:paraId="00000315">
      <w:pPr>
        <w:pageBreakBefore w:val="0"/>
        <w:spacing w:after="0" w:line="240" w:lineRule="auto"/>
        <w:rPr/>
      </w:pPr>
      <w:r w:rsidDel="00000000" w:rsidR="00000000" w:rsidRPr="00000000">
        <w:rPr>
          <w:rtl w:val="0"/>
        </w:rPr>
        <w:t xml:space="preserve">CASE 19 / FEVER, RIGHT UPPER QUADRANT PAIN </w:t>
        <w:br w:type="textWrapping"/>
      </w:r>
    </w:p>
    <w:p w:rsidR="00000000" w:rsidDel="00000000" w:rsidP="00000000" w:rsidRDefault="00000000" w:rsidRPr="00000000" w14:paraId="00000316">
      <w:pPr>
        <w:pageBreakBefore w:val="0"/>
        <w:spacing w:after="0" w:line="240" w:lineRule="auto"/>
        <w:rPr/>
      </w:pPr>
      <w:r w:rsidDel="00000000" w:rsidR="00000000" w:rsidRPr="00000000">
        <w:rPr>
          <w:rtl w:val="0"/>
        </w:rPr>
        <w:t xml:space="preserve">CC/ID: 37-year-old woman with acute onset of </w:t>
      </w:r>
      <w:r w:rsidDel="00000000" w:rsidR="00000000" w:rsidRPr="00000000">
        <w:rPr>
          <w:highlight w:val="cyan"/>
          <w:rtl w:val="0"/>
        </w:rPr>
        <w:t xml:space="preserve">fever and RUQ pain</w:t>
      </w:r>
      <w:r w:rsidDel="00000000" w:rsidR="00000000" w:rsidRPr="00000000">
        <w:rPr>
          <w:rtl w:val="0"/>
        </w:rPr>
        <w:t xml:space="preserve">. </w:t>
        <w:br w:type="textWrapping"/>
      </w:r>
    </w:p>
    <w:p w:rsidR="00000000" w:rsidDel="00000000" w:rsidP="00000000" w:rsidRDefault="00000000" w:rsidRPr="00000000" w14:paraId="00000317">
      <w:pPr>
        <w:pageBreakBefore w:val="0"/>
        <w:spacing w:after="0" w:line="240" w:lineRule="auto"/>
        <w:rPr/>
      </w:pPr>
      <w:r w:rsidDel="00000000" w:rsidR="00000000" w:rsidRPr="00000000">
        <w:rPr>
          <w:rtl w:val="0"/>
        </w:rPr>
        <w:t xml:space="preserve">Rpt: A-C. was in her usual good state of health until shortly after lunch today, when she experienced the acute onset of severe ROQ pain, nausea, and subjective fever. She vomited several times, with partial. temporary relief. The pain is unrelated to body position and radiates to the right scapula. Her husband brought her to the ED because she could not stand the pain. which was "worse than childbirth- and wasn't responding to Pepto-Bismol and acetaminophen. She denies any significant prior medical history. or symptoms preceding her current illness. She denies headache, visual changes. chest pain, shortness of breath, cough. diarrhea. rashes. or joint pain. </w:t>
        <w:br w:type="textWrapping"/>
      </w:r>
    </w:p>
    <w:p w:rsidR="00000000" w:rsidDel="00000000" w:rsidP="00000000" w:rsidRDefault="00000000" w:rsidRPr="00000000" w14:paraId="00000318">
      <w:pPr>
        <w:pageBreakBefore w:val="0"/>
        <w:spacing w:after="0" w:line="240" w:lineRule="auto"/>
        <w:rPr/>
      </w:pPr>
      <w:r w:rsidDel="00000000" w:rsidR="00000000" w:rsidRPr="00000000">
        <w:rPr>
          <w:rtl w:val="0"/>
        </w:rPr>
        <w:t xml:space="preserve">Meds: Analgesics PRN All: NKDA POb/GynHx: G2P2 </w:t>
        <w:br w:type="textWrapping"/>
      </w:r>
    </w:p>
    <w:p w:rsidR="00000000" w:rsidDel="00000000" w:rsidP="00000000" w:rsidRDefault="00000000" w:rsidRPr="00000000" w14:paraId="00000319">
      <w:pPr>
        <w:pageBreakBefore w:val="0"/>
        <w:spacing w:after="0" w:line="240" w:lineRule="auto"/>
        <w:rPr/>
      </w:pPr>
      <w:r w:rsidDel="00000000" w:rsidR="00000000" w:rsidRPr="00000000">
        <w:rPr>
          <w:rtl w:val="0"/>
        </w:rPr>
        <w:t xml:space="preserve">Social History: Married. with two adolescent children. no cigarettes; no illicit </w:t>
        <w:br w:type="textWrapping"/>
      </w:r>
    </w:p>
    <w:p w:rsidR="00000000" w:rsidDel="00000000" w:rsidP="00000000" w:rsidRDefault="00000000" w:rsidRPr="00000000" w14:paraId="0000031A">
      <w:pPr>
        <w:pageBreakBefore w:val="0"/>
        <w:spacing w:after="0" w:line="240" w:lineRule="auto"/>
        <w:rPr/>
      </w:pPr>
      <w:r w:rsidDel="00000000" w:rsidR="00000000" w:rsidRPr="00000000">
        <w:rPr>
          <w:rtl w:val="0"/>
        </w:rPr>
        <w:t xml:space="preserve">substances. </w:t>
        <w:br w:type="textWrapping"/>
      </w:r>
    </w:p>
    <w:p w:rsidR="00000000" w:rsidDel="00000000" w:rsidP="00000000" w:rsidRDefault="00000000" w:rsidRPr="00000000" w14:paraId="0000031B">
      <w:pPr>
        <w:pageBreakBefore w:val="0"/>
        <w:spacing w:after="0" w:line="240" w:lineRule="auto"/>
        <w:rPr/>
      </w:pPr>
      <w:r w:rsidDel="00000000" w:rsidR="00000000" w:rsidRPr="00000000">
        <w:rPr>
          <w:rtl w:val="0"/>
        </w:rPr>
        <w:t xml:space="preserve">Family History: Noncontributory. VS: Temp 100.7F. BP 140/90. HR 100, RR 18 </w:t>
        <w:br w:type="textWrapping"/>
      </w:r>
    </w:p>
    <w:p w:rsidR="00000000" w:rsidDel="00000000" w:rsidP="00000000" w:rsidRDefault="00000000" w:rsidRPr="00000000" w14:paraId="0000031C">
      <w:pPr>
        <w:pageBreakBefore w:val="0"/>
        <w:spacing w:after="0" w:line="240" w:lineRule="auto"/>
        <w:rPr/>
      </w:pPr>
      <w:r w:rsidDel="00000000" w:rsidR="00000000" w:rsidRPr="00000000">
        <w:rPr>
          <w:rtl w:val="0"/>
        </w:rPr>
        <w:t xml:space="preserve">PE: Gen: mildly overweight woman in pain, alert and conversant. HEENT: normal. </w:t>
      </w:r>
    </w:p>
    <w:p w:rsidR="00000000" w:rsidDel="00000000" w:rsidP="00000000" w:rsidRDefault="00000000" w:rsidRPr="00000000" w14:paraId="0000031D">
      <w:pPr>
        <w:pageBreakBefore w:val="0"/>
        <w:spacing w:after="0" w:line="240" w:lineRule="auto"/>
        <w:rPr/>
      </w:pPr>
      <w:r w:rsidDel="00000000" w:rsidR="00000000" w:rsidRPr="00000000">
        <w:rPr>
          <w:rtl w:val="0"/>
        </w:rPr>
        <w:t xml:space="preserve">Abdomen: tender right upper quadrant with </w:t>
        <w:br w:type="textWrapping"/>
      </w:r>
    </w:p>
    <w:p w:rsidR="00000000" w:rsidDel="00000000" w:rsidP="00000000" w:rsidRDefault="00000000" w:rsidRPr="00000000" w14:paraId="0000031E">
      <w:pPr>
        <w:pageBreakBefore w:val="0"/>
        <w:spacing w:after="0" w:line="240" w:lineRule="auto"/>
        <w:rPr/>
      </w:pPr>
      <w:r w:rsidDel="00000000" w:rsidR="00000000" w:rsidRPr="00000000">
        <w:rPr>
          <w:rtl w:val="0"/>
        </w:rPr>
        <w:t xml:space="preserve">Rebound and muscle guarding. Tenderness increased with inspiration during deep palpation of the right upper quadrant (.Murphy sign). Hypoactive bowel sounds. Rectal: normal tone. guaiac negative. Ext: no rashes. </w:t>
        <w:br w:type="textWrapping"/>
        <w:t xml:space="preserve">Skin: Warm and well-perfused. Skin tenting. Absence of axillary sweat• </w:t>
      </w:r>
    </w:p>
    <w:p w:rsidR="00000000" w:rsidDel="00000000" w:rsidP="00000000" w:rsidRDefault="00000000" w:rsidRPr="00000000" w14:paraId="0000031F">
      <w:pPr>
        <w:pStyle w:val="Heading1"/>
        <w:pageBreakBefore w:val="0"/>
        <w:rPr/>
      </w:pPr>
      <w:bookmarkStart w:colFirst="0" w:colLast="0" w:name="_30l24zwbbzsn" w:id="21"/>
      <w:bookmarkEnd w:id="21"/>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1"/>
        <w:pageBreakBefore w:val="0"/>
        <w:rPr/>
      </w:pPr>
      <w:bookmarkStart w:colFirst="0" w:colLast="0" w:name="_q5qo5gpk779p" w:id="22"/>
      <w:bookmarkEnd w:id="22"/>
      <w:r w:rsidDel="00000000" w:rsidR="00000000" w:rsidRPr="00000000">
        <w:rPr>
          <w:rtl w:val="0"/>
        </w:rPr>
        <w:t xml:space="preserve">GI29: Colon Cancer</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ffffff" w:val="clear"/>
        <w:spacing w:after="27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Chief Complaint: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65-year-old woman with 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loss of appetite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abdominal cramps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constipation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blood in her stool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65-year-old white female, was in good health until about 6 weeks ago, when she noted occasional cramps in the left lower quadrant of the abdomen associated with constipation. The episodes of cramping last about 30 minutes each and are most severe in the hour following her meals. She has taken laxatives which have partially relieved her symptoms, but she has had a decreased appetite and 12-pound weight loss over the past four weeks. In addition, she has become increasingly fatigued over this period. When questioned about her bowel habits, she reported bright red blood in her stools and a smaller caliber (i.e. diameter) of stool over the past two weeks.</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Examination: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appeared fatigued and distressed. Head and neck exams were normal, as was her thorax. Palpation of the abdomen revealed a 10 x 10 cm mass and tenderness in the left lower quadrant. Percussion over this area revealed a hollow, tympanic sound. Hepatomegaly was noted, and a hard and slightly tender liver edge was felt in the right upper quadrant. Bowel sounds were noticeably reduced.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Change w:author="ishita masand" w:id="12" w:date="2017-12-09T20:08:00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A stool sample was tested with Guaiac paper </w:t>
      </w:r>
      <w:r w:rsidDel="00000000" w:rsidR="00000000" w:rsidRPr="00000000">
        <w:rPr>
          <w:rFonts w:ascii="Times New Roman" w:cs="Times New Roman" w:eastAsia="Times New Roman" w:hAnsi="Times New Roman"/>
          <w:b w:val="0"/>
          <w:bCs w:val="0"/>
          <w:i w:val="1"/>
          <w:iCs w:val="1"/>
          <w:smallCaps w:val="0"/>
          <w:strike w:val="0"/>
          <w:color w:val="404040"/>
          <w:sz w:val="24"/>
          <w:szCs w:val="24"/>
          <w:highlight w:val="yellow"/>
          <w:u w:val="none"/>
          <w:vertAlign w:val="baseline"/>
          <w:rtl w:val="0"/>
          <w:rPrChange w:author="ishita masand" w:id="13" w:date="2017-12-09T20:08:00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and was positive for blood.</w:t>
      </w:r>
      <w:r w:rsidDel="00000000" w:rsidR="00000000" w:rsidRPr="00000000">
        <w:rPr>
          <w:rtl w:val="0"/>
        </w:rPr>
      </w:r>
    </w:p>
    <w:p w:rsidR="00000000" w:rsidDel="00000000" w:rsidP="00000000" w:rsidRDefault="00000000" w:rsidRPr="00000000" w14:paraId="00000324">
      <w:pPr>
        <w:pageBreakBefore w:val="0"/>
        <w:rPr>
          <w:i w:val="1"/>
          <w:iCs w:val="1"/>
          <w:color w:val="404040"/>
        </w:rPr>
      </w:pPr>
      <w:bookmarkStart w:colFirst="0" w:colLast="0" w:name="_4i7ojhp" w:id="23"/>
      <w:bookmarkEnd w:id="23"/>
      <w:r w:rsidDel="00000000" w:rsidR="00000000" w:rsidRPr="00000000">
        <w:rPr>
          <w:i w:val="1"/>
          <w:iCs w:val="1"/>
          <w:color w:val="404040"/>
          <w:rtl w:val="0"/>
        </w:rPr>
        <w:t xml:space="preserve">Citation: Case Study #2, </w:t>
      </w:r>
      <w:hyperlink r:id="rId11">
        <w:r w:rsidDel="00000000" w:rsidR="00000000" w:rsidRPr="00000000">
          <w:rPr>
            <w:i w:val="1"/>
            <w:iCs w:val="1"/>
            <w:color w:val="404040"/>
            <w:rtl w:val="0"/>
          </w:rPr>
          <w:t xml:space="preserve">www.mhhe.com/biosci/ap/ap_casestudies/cases/ap_case02.html</w:t>
        </w:r>
      </w:hyperlink>
      <w:r w:rsidDel="00000000" w:rsidR="00000000" w:rsidRPr="00000000">
        <w:rPr>
          <w:i w:val="1"/>
          <w:iCs w:val="1"/>
          <w:color w:val="404040"/>
          <w:rtl w:val="0"/>
        </w:rPr>
        <w:t xml:space="preserve">. Accessed December 13, 2017.</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f5496"/>
      <w:sz w:val="32"/>
      <w:szCs w:val="32"/>
    </w:rPr>
  </w:style>
  <w:style w:type="paragraph" w:styleId="Heading2">
    <w:name w:val="heading 2"/>
    <w:basedOn w:val="Normal"/>
    <w:next w:val="Normal"/>
    <w:pPr>
      <w:pageBreakBefore w:val="0"/>
      <w:spacing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mhhe.com/biosci/ap/ap_casestudies/cases/ap_case02.html" TargetMode="External"/><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